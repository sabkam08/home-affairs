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9607585"/>
        <w:docPartObj>
          <w:docPartGallery w:val="Cover Pages"/>
          <w:docPartUnique/>
        </w:docPartObj>
      </w:sdtPr>
      <w:sdtEndPr>
        <w:rPr>
          <w:rFonts w:ascii="Arial" w:hAnsi="Arial" w:cs="Arial"/>
          <w:b/>
          <w:bCs/>
          <w:sz w:val="28"/>
          <w:szCs w:val="28"/>
          <w:u w:val="single"/>
        </w:rPr>
      </w:sdtEndPr>
      <w:sdtContent>
        <w:p w14:paraId="589C9D13" w14:textId="3B26DF32" w:rsidR="00DA1F43" w:rsidRDefault="00DA1F43">
          <w:r>
            <w:rPr>
              <w:noProof/>
            </w:rPr>
            <w:drawing>
              <wp:anchor distT="0" distB="0" distL="0" distR="0" simplePos="0" relativeHeight="251664384" behindDoc="1" locked="0" layoutInCell="1" allowOverlap="1" wp14:anchorId="0EAFC4B1" wp14:editId="5D4D6019">
                <wp:simplePos x="0" y="0"/>
                <wp:positionH relativeFrom="column">
                  <wp:posOffset>-699247</wp:posOffset>
                </wp:positionH>
                <wp:positionV relativeFrom="paragraph">
                  <wp:posOffset>-672352</wp:posOffset>
                </wp:positionV>
                <wp:extent cx="4693023" cy="3229062"/>
                <wp:effectExtent l="0" t="0" r="0" b="0"/>
                <wp:wrapNone/>
                <wp:docPr id="2106170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9"/>
                        <a:stretch>
                          <a:fillRect/>
                        </a:stretch>
                      </pic:blipFill>
                      <pic:spPr bwMode="auto">
                        <a:xfrm>
                          <a:off x="0" y="0"/>
                          <a:ext cx="4760147" cy="327524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C9D3C3A" wp14:editId="6AA6160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C8472B2" w14:textId="67CCC987" w:rsidR="00DA1F43" w:rsidRDefault="00DA1F43">
                                    <w:pPr>
                                      <w:pStyle w:val="NoSpacing"/>
                                      <w:jc w:val="right"/>
                                      <w:rPr>
                                        <w:color w:val="595959" w:themeColor="text1" w:themeTint="A6"/>
                                        <w:sz w:val="28"/>
                                        <w:szCs w:val="28"/>
                                      </w:rPr>
                                    </w:pPr>
                                    <w:r>
                                      <w:rPr>
                                        <w:color w:val="595959" w:themeColor="text1" w:themeTint="A6"/>
                                        <w:sz w:val="28"/>
                                        <w:szCs w:val="28"/>
                                      </w:rPr>
                                      <w:t>Sabelo Kama</w:t>
                                    </w:r>
                                  </w:p>
                                </w:sdtContent>
                              </w:sdt>
                              <w:p w14:paraId="2030E797" w14:textId="1F223AA4" w:rsidR="00DA1F4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625C5C">
                                      <w:rPr>
                                        <w:color w:val="595959" w:themeColor="text1" w:themeTint="A6"/>
                                        <w:sz w:val="18"/>
                                        <w:szCs w:val="18"/>
                                      </w:rPr>
                                      <w:t>219149364@mycput.ac.za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9D3C3A"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C8472B2" w14:textId="67CCC987" w:rsidR="00DA1F43" w:rsidRDefault="00DA1F43">
                              <w:pPr>
                                <w:pStyle w:val="NoSpacing"/>
                                <w:jc w:val="right"/>
                                <w:rPr>
                                  <w:color w:val="595959" w:themeColor="text1" w:themeTint="A6"/>
                                  <w:sz w:val="28"/>
                                  <w:szCs w:val="28"/>
                                </w:rPr>
                              </w:pPr>
                              <w:r>
                                <w:rPr>
                                  <w:color w:val="595959" w:themeColor="text1" w:themeTint="A6"/>
                                  <w:sz w:val="28"/>
                                  <w:szCs w:val="28"/>
                                </w:rPr>
                                <w:t>Sabelo Kama</w:t>
                              </w:r>
                            </w:p>
                          </w:sdtContent>
                        </w:sdt>
                        <w:p w14:paraId="2030E797" w14:textId="1F223AA4" w:rsidR="00DA1F4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625C5C">
                                <w:rPr>
                                  <w:color w:val="595959" w:themeColor="text1" w:themeTint="A6"/>
                                  <w:sz w:val="18"/>
                                  <w:szCs w:val="18"/>
                                </w:rPr>
                                <w:t>219149364@mycput.ac.za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1E0A11E" wp14:editId="7191B7C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54662B" w14:textId="77777777" w:rsidR="00DA1F43" w:rsidRDefault="00DA1F43">
                                <w:pPr>
                                  <w:pStyle w:val="NoSpacing"/>
                                  <w:jc w:val="right"/>
                                  <w:rPr>
                                    <w:color w:val="156082" w:themeColor="accent1"/>
                                    <w:sz w:val="28"/>
                                    <w:szCs w:val="28"/>
                                  </w:rPr>
                                </w:pPr>
                                <w:r>
                                  <w:rPr>
                                    <w:color w:val="156082" w:themeColor="accent1"/>
                                    <w:sz w:val="28"/>
                                    <w:szCs w:val="28"/>
                                  </w:rPr>
                                  <w:t>Abstract</w:t>
                                </w:r>
                              </w:p>
                              <w:sdt>
                                <w:sdtPr>
                                  <w:rPr>
                                    <w:rFonts w:cs="Arial"/>
                                  </w:rPr>
                                  <w:alias w:val="Abstract"/>
                                  <w:tag w:val=""/>
                                  <w:id w:val="1375273687"/>
                                  <w:dataBinding w:prefixMappings="xmlns:ns0='http://schemas.microsoft.com/office/2006/coverPageProps' " w:xpath="/ns0:CoverPageProperties[1]/ns0:Abstract[1]" w:storeItemID="{55AF091B-3C7A-41E3-B477-F2FDAA23CFDA}"/>
                                  <w:text w:multiLine="1"/>
                                </w:sdtPr>
                                <w:sdtContent>
                                  <w:p w14:paraId="70E06DFD" w14:textId="0BCD2FA4" w:rsidR="00DA1F43" w:rsidRPr="00625C5C" w:rsidRDefault="00625C5C">
                                    <w:pPr>
                                      <w:pStyle w:val="NoSpacing"/>
                                      <w:jc w:val="right"/>
                                      <w:rPr>
                                        <w:color w:val="595959" w:themeColor="text1" w:themeTint="A6"/>
                                        <w:sz w:val="20"/>
                                        <w:szCs w:val="20"/>
                                      </w:rPr>
                                    </w:pPr>
                                    <w:r w:rsidRPr="00625C5C">
                                      <w:rPr>
                                        <w:rFonts w:cs="Arial"/>
                                      </w:rPr>
                                      <w:t xml:space="preserve">The digitization of public administration is a fundamental shift from traditional paper-heavy models toward integrated digital infrastructures. </w:t>
                                    </w:r>
                                    <w:r w:rsidRPr="00625C5C">
                                      <w:rPr>
                                        <w:rFonts w:cs="Arial"/>
                                      </w:rPr>
                                      <w:br/>
                                      <w:t>(Zabukovšek, 2023).</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1E0A11E"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054662B" w14:textId="77777777" w:rsidR="00DA1F43" w:rsidRDefault="00DA1F43">
                          <w:pPr>
                            <w:pStyle w:val="NoSpacing"/>
                            <w:jc w:val="right"/>
                            <w:rPr>
                              <w:color w:val="156082" w:themeColor="accent1"/>
                              <w:sz w:val="28"/>
                              <w:szCs w:val="28"/>
                            </w:rPr>
                          </w:pPr>
                          <w:r>
                            <w:rPr>
                              <w:color w:val="156082" w:themeColor="accent1"/>
                              <w:sz w:val="28"/>
                              <w:szCs w:val="28"/>
                            </w:rPr>
                            <w:t>Abstract</w:t>
                          </w:r>
                        </w:p>
                        <w:sdt>
                          <w:sdtPr>
                            <w:rPr>
                              <w:rFonts w:cs="Arial"/>
                            </w:rPr>
                            <w:alias w:val="Abstract"/>
                            <w:tag w:val=""/>
                            <w:id w:val="1375273687"/>
                            <w:dataBinding w:prefixMappings="xmlns:ns0='http://schemas.microsoft.com/office/2006/coverPageProps' " w:xpath="/ns0:CoverPageProperties[1]/ns0:Abstract[1]" w:storeItemID="{55AF091B-3C7A-41E3-B477-F2FDAA23CFDA}"/>
                            <w:text w:multiLine="1"/>
                          </w:sdtPr>
                          <w:sdtContent>
                            <w:p w14:paraId="70E06DFD" w14:textId="0BCD2FA4" w:rsidR="00DA1F43" w:rsidRPr="00625C5C" w:rsidRDefault="00625C5C">
                              <w:pPr>
                                <w:pStyle w:val="NoSpacing"/>
                                <w:jc w:val="right"/>
                                <w:rPr>
                                  <w:color w:val="595959" w:themeColor="text1" w:themeTint="A6"/>
                                  <w:sz w:val="20"/>
                                  <w:szCs w:val="20"/>
                                </w:rPr>
                              </w:pPr>
                              <w:r w:rsidRPr="00625C5C">
                                <w:rPr>
                                  <w:rFonts w:cs="Arial"/>
                                </w:rPr>
                                <w:t xml:space="preserve">The digitization of public administration is a fundamental shift from traditional paper-heavy models toward integrated digital infrastructures. </w:t>
                              </w:r>
                              <w:r w:rsidRPr="00625C5C">
                                <w:rPr>
                                  <w:rFonts w:cs="Arial"/>
                                </w:rPr>
                                <w:br/>
                                <w:t>(Zabukovšek, 2023).</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E43B90F" wp14:editId="071F732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711E83" w14:textId="49F0E25A" w:rsidR="00DA1F43" w:rsidRDefault="00000000">
                                <w:pPr>
                                  <w:jc w:val="right"/>
                                  <w:rPr>
                                    <w:color w:val="156082" w:themeColor="accent1"/>
                                    <w:sz w:val="64"/>
                                    <w:szCs w:val="64"/>
                                  </w:rPr>
                                </w:pPr>
                                <w:sdt>
                                  <w:sdtPr>
                                    <w:rPr>
                                      <w:caps/>
                                      <w:color w:val="156082"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25C5C" w:rsidRPr="00625C5C">
                                      <w:rPr>
                                        <w:caps/>
                                        <w:color w:val="156082" w:themeColor="accent1"/>
                                        <w:sz w:val="52"/>
                                        <w:szCs w:val="52"/>
                                      </w:rPr>
                                      <w:t>Secure Scalable Document Management System for Government’s Home Affairs</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AC4C4D" w14:textId="08DCADC4" w:rsidR="00DA1F43" w:rsidRPr="00625C5C" w:rsidRDefault="00625C5C">
                                    <w:pPr>
                                      <w:jc w:val="right"/>
                                      <w:rPr>
                                        <w:smallCaps/>
                                        <w:color w:val="404040" w:themeColor="text1" w:themeTint="BF"/>
                                        <w:sz w:val="32"/>
                                        <w:szCs w:val="32"/>
                                      </w:rPr>
                                    </w:pPr>
                                    <w:r w:rsidRPr="00625C5C">
                                      <w:rPr>
                                        <w:color w:val="404040" w:themeColor="text1" w:themeTint="BF"/>
                                        <w:sz w:val="32"/>
                                        <w:szCs w:val="32"/>
                                      </w:rPr>
                                      <w:t>CAPSTONE RESEARCH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43B90F"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C711E83" w14:textId="49F0E25A" w:rsidR="00DA1F43" w:rsidRDefault="00000000">
                          <w:pPr>
                            <w:jc w:val="right"/>
                            <w:rPr>
                              <w:color w:val="156082" w:themeColor="accent1"/>
                              <w:sz w:val="64"/>
                              <w:szCs w:val="64"/>
                            </w:rPr>
                          </w:pPr>
                          <w:sdt>
                            <w:sdtPr>
                              <w:rPr>
                                <w:caps/>
                                <w:color w:val="156082"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25C5C" w:rsidRPr="00625C5C">
                                <w:rPr>
                                  <w:caps/>
                                  <w:color w:val="156082" w:themeColor="accent1"/>
                                  <w:sz w:val="52"/>
                                  <w:szCs w:val="52"/>
                                </w:rPr>
                                <w:t>Secure Scalable Document Management System for Government’s Home Affairs</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AC4C4D" w14:textId="08DCADC4" w:rsidR="00DA1F43" w:rsidRPr="00625C5C" w:rsidRDefault="00625C5C">
                              <w:pPr>
                                <w:jc w:val="right"/>
                                <w:rPr>
                                  <w:smallCaps/>
                                  <w:color w:val="404040" w:themeColor="text1" w:themeTint="BF"/>
                                  <w:sz w:val="32"/>
                                  <w:szCs w:val="32"/>
                                </w:rPr>
                              </w:pPr>
                              <w:r w:rsidRPr="00625C5C">
                                <w:rPr>
                                  <w:color w:val="404040" w:themeColor="text1" w:themeTint="BF"/>
                                  <w:sz w:val="32"/>
                                  <w:szCs w:val="32"/>
                                </w:rPr>
                                <w:t>CAPSTONE RESEARCH REPORT</w:t>
                              </w:r>
                            </w:p>
                          </w:sdtContent>
                        </w:sdt>
                      </w:txbxContent>
                    </v:textbox>
                    <w10:wrap type="square" anchorx="page" anchory="page"/>
                  </v:shape>
                </w:pict>
              </mc:Fallback>
            </mc:AlternateContent>
          </w:r>
        </w:p>
        <w:p w14:paraId="6CC81300" w14:textId="65F99E9F" w:rsidR="00DA1F43" w:rsidRDefault="00DA1F43">
          <w:pPr>
            <w:rPr>
              <w:rFonts w:ascii="Arial" w:hAnsi="Arial" w:cs="Arial"/>
              <w:b/>
              <w:bCs/>
              <w:sz w:val="28"/>
              <w:szCs w:val="28"/>
              <w:u w:val="single"/>
            </w:rPr>
          </w:pPr>
          <w:r>
            <w:rPr>
              <w:rFonts w:ascii="Arial" w:hAnsi="Arial" w:cs="Arial"/>
              <w:b/>
              <w:bCs/>
              <w:sz w:val="28"/>
              <w:szCs w:val="28"/>
              <w:u w:val="single"/>
            </w:rPr>
            <w:br w:type="page"/>
          </w:r>
        </w:p>
      </w:sdtContent>
    </w:sdt>
    <w:p w14:paraId="58D7D7F9" w14:textId="77E83384" w:rsidR="002A428D" w:rsidRDefault="002A428D" w:rsidP="002A428D">
      <w:pPr>
        <w:rPr>
          <w:rFonts w:ascii="Arial" w:hAnsi="Arial" w:cs="Arial"/>
        </w:rPr>
      </w:pPr>
      <w:r w:rsidRPr="005C3208">
        <w:rPr>
          <w:rFonts w:ascii="Arial" w:hAnsi="Arial" w:cs="Arial"/>
        </w:rPr>
        <w:lastRenderedPageBreak/>
        <w:t>Secure Scalable Document Management System for Government</w:t>
      </w:r>
      <w:r w:rsidR="00424892">
        <w:rPr>
          <w:rFonts w:ascii="Arial" w:hAnsi="Arial" w:cs="Arial"/>
        </w:rPr>
        <w:t>’s Home Affairs.</w:t>
      </w:r>
    </w:p>
    <w:p w14:paraId="5F2021E9" w14:textId="77777777" w:rsidR="00981C56" w:rsidRDefault="00981C56" w:rsidP="002A428D">
      <w:pPr>
        <w:rPr>
          <w:rFonts w:ascii="Arial" w:hAnsi="Arial" w:cs="Arial"/>
        </w:rPr>
      </w:pPr>
    </w:p>
    <w:p w14:paraId="440EB9F8" w14:textId="1EC25AA8" w:rsidR="00981C56" w:rsidRPr="004E2813" w:rsidDel="002E1767" w:rsidRDefault="00981C56" w:rsidP="00981C56">
      <w:pPr>
        <w:pStyle w:val="ListParagraph"/>
        <w:numPr>
          <w:ilvl w:val="0"/>
          <w:numId w:val="12"/>
        </w:numPr>
        <w:rPr>
          <w:del w:id="0" w:author="Tefo Sekgweleo" w:date="2026-06-11T06:22:00Z" w16du:dateUtc="2026-06-11T04:22:00Z"/>
          <w:rFonts w:ascii="Arial" w:hAnsi="Arial" w:cs="Arial"/>
          <w:sz w:val="28"/>
          <w:szCs w:val="28"/>
          <w:u w:val="single"/>
        </w:rPr>
      </w:pPr>
      <w:commentRangeStart w:id="1"/>
      <w:del w:id="2" w:author="Tefo Sekgweleo" w:date="2026-06-11T06:22:00Z" w16du:dateUtc="2026-06-11T04:22:00Z">
        <w:r w:rsidRPr="004E2813" w:rsidDel="002E1767">
          <w:rPr>
            <w:rFonts w:ascii="Arial" w:hAnsi="Arial" w:cs="Arial"/>
            <w:b/>
            <w:bCs/>
            <w:sz w:val="28"/>
            <w:szCs w:val="28"/>
            <w:u w:val="single"/>
          </w:rPr>
          <w:delText>ABSTRACT</w:delText>
        </w:r>
      </w:del>
      <w:commentRangeEnd w:id="1"/>
      <w:r w:rsidR="002E1767" w:rsidRPr="004E2813">
        <w:rPr>
          <w:rStyle w:val="CommentReference"/>
          <w:rFonts w:ascii="Arial" w:hAnsi="Arial" w:cs="Arial"/>
          <w:sz w:val="28"/>
          <w:szCs w:val="28"/>
          <w:u w:val="single"/>
        </w:rPr>
        <w:commentReference w:id="1"/>
      </w:r>
    </w:p>
    <w:p w14:paraId="7D46AADD" w14:textId="58D32155" w:rsidR="00981C56" w:rsidRDefault="00981C56" w:rsidP="00981C56">
      <w:pPr>
        <w:rPr>
          <w:rFonts w:ascii="Arial" w:hAnsi="Arial" w:cs="Arial"/>
        </w:rPr>
      </w:pPr>
      <w:r w:rsidRPr="00981C56">
        <w:rPr>
          <w:rFonts w:ascii="Arial" w:hAnsi="Arial" w:cs="Arial"/>
        </w:rPr>
        <w:t>Government departments, including South Africa’s Department of Home Affairs, continue to face significant operational challenges due to a reliance on paper-based workflows for processing citizen applications and record-keeping. This traditional approach frequently results in administrative bottlenecks, misplaced documentation, reduced transparency, and increased risk of human error. This study aims to develop a secure, scalable document management framework to modernize these processes</w:t>
      </w:r>
      <w:r>
        <w:rPr>
          <w:rFonts w:ascii="Arial" w:hAnsi="Arial" w:cs="Arial"/>
        </w:rPr>
        <w:t>. The framework will</w:t>
      </w:r>
      <w:r w:rsidRPr="00981C56">
        <w:rPr>
          <w:rFonts w:ascii="Arial" w:hAnsi="Arial" w:cs="Arial"/>
        </w:rPr>
        <w:t xml:space="preserve"> improve service delivery and </w:t>
      </w:r>
      <w:r>
        <w:rPr>
          <w:rFonts w:ascii="Arial" w:hAnsi="Arial" w:cs="Arial"/>
        </w:rPr>
        <w:t>reduce security risks due to human error</w:t>
      </w:r>
      <w:r w:rsidRPr="00981C56">
        <w:rPr>
          <w:rFonts w:ascii="Arial" w:hAnsi="Arial" w:cs="Arial"/>
        </w:rPr>
        <w:t>.</w:t>
      </w:r>
    </w:p>
    <w:p w14:paraId="0E209CCA" w14:textId="4908A220" w:rsidR="00981C56" w:rsidRDefault="00981C56" w:rsidP="00981C56">
      <w:pPr>
        <w:rPr>
          <w:rFonts w:ascii="Arial" w:hAnsi="Arial" w:cs="Arial"/>
        </w:rPr>
      </w:pPr>
      <w:r>
        <w:rPr>
          <w:rFonts w:ascii="Arial" w:hAnsi="Arial" w:cs="Arial"/>
        </w:rPr>
        <w:t>B</w:t>
      </w:r>
      <w:r w:rsidRPr="00981C56">
        <w:rPr>
          <w:rFonts w:ascii="Arial" w:hAnsi="Arial" w:cs="Arial"/>
        </w:rPr>
        <w:t>y reviewing current document management tools and investigating the technical challenges influencing their implementatio</w:t>
      </w:r>
      <w:r>
        <w:rPr>
          <w:rFonts w:ascii="Arial" w:hAnsi="Arial" w:cs="Arial"/>
        </w:rPr>
        <w:t xml:space="preserve">n, </w:t>
      </w:r>
      <w:r w:rsidRPr="00981C56">
        <w:rPr>
          <w:rFonts w:ascii="Arial" w:hAnsi="Arial" w:cs="Arial"/>
        </w:rPr>
        <w:t>the research proposes a design that integrates technical standards with human-centric governance</w:t>
      </w:r>
      <w:r>
        <w:rPr>
          <w:rFonts w:ascii="Arial" w:hAnsi="Arial" w:cs="Arial"/>
        </w:rPr>
        <w:t xml:space="preserve">. Factors that </w:t>
      </w:r>
      <w:r w:rsidR="004E2813">
        <w:rPr>
          <w:rFonts w:ascii="Arial" w:hAnsi="Arial" w:cs="Arial"/>
        </w:rPr>
        <w:t>influence the implementation of systems include human</w:t>
      </w:r>
      <w:r w:rsidRPr="00981C56">
        <w:rPr>
          <w:rFonts w:ascii="Arial" w:hAnsi="Arial" w:cs="Arial"/>
        </w:rPr>
        <w:t xml:space="preserve"> technology acceptance, infrastructural limitations, and bureaucratic resistance. Grounded in Actor-Network Theory and aligned with international security standards like ISO 27001, the proposed framework seeks to transition the organization from siloed, manual filing to an integrated digital infrastructure. The study emphasizes that successful digital transformation requires not only technical implementation but also alignment with organizational culture, capacity building, and merit-based administrative reform to ensure long-term sustainability and service excellence.</w:t>
      </w:r>
    </w:p>
    <w:p w14:paraId="23921379" w14:textId="77777777" w:rsidR="004E2813" w:rsidRDefault="004E2813" w:rsidP="00981C56">
      <w:pPr>
        <w:rPr>
          <w:rFonts w:ascii="Arial" w:hAnsi="Arial" w:cs="Arial"/>
        </w:rPr>
      </w:pPr>
    </w:p>
    <w:p w14:paraId="010A81EC" w14:textId="078B7884" w:rsidR="004E2813" w:rsidRPr="004E2813" w:rsidRDefault="004E2813" w:rsidP="004E2813">
      <w:pPr>
        <w:rPr>
          <w:rFonts w:ascii="Arial" w:hAnsi="Arial" w:cs="Arial"/>
        </w:rPr>
      </w:pPr>
      <w:r>
        <w:rPr>
          <w:rFonts w:ascii="Arial" w:hAnsi="Arial" w:cs="Arial"/>
          <w:b/>
          <w:bCs/>
        </w:rPr>
        <w:t xml:space="preserve">Keywords: </w:t>
      </w:r>
      <w:r w:rsidRPr="004E2813">
        <w:rPr>
          <w:rFonts w:ascii="Arial" w:hAnsi="Arial" w:cs="Arial"/>
        </w:rPr>
        <w:t>Document Management System (DMS)</w:t>
      </w:r>
      <w:r>
        <w:rPr>
          <w:rFonts w:ascii="Arial" w:hAnsi="Arial" w:cs="Arial"/>
        </w:rPr>
        <w:t xml:space="preserve">, </w:t>
      </w:r>
      <w:r w:rsidRPr="004E2813">
        <w:rPr>
          <w:rFonts w:ascii="Arial" w:hAnsi="Arial" w:cs="Arial"/>
        </w:rPr>
        <w:t>E-Government</w:t>
      </w:r>
      <w:r>
        <w:rPr>
          <w:rFonts w:ascii="Arial" w:hAnsi="Arial" w:cs="Arial"/>
        </w:rPr>
        <w:t xml:space="preserve">, </w:t>
      </w:r>
      <w:r w:rsidRPr="004E2813">
        <w:rPr>
          <w:rFonts w:ascii="Arial" w:hAnsi="Arial" w:cs="Arial"/>
        </w:rPr>
        <w:t>Digital Transformation</w:t>
      </w:r>
      <w:r>
        <w:rPr>
          <w:rFonts w:ascii="Arial" w:hAnsi="Arial" w:cs="Arial"/>
        </w:rPr>
        <w:t xml:space="preserve">, </w:t>
      </w:r>
      <w:r w:rsidRPr="004E2813">
        <w:rPr>
          <w:rFonts w:ascii="Arial" w:hAnsi="Arial" w:cs="Arial"/>
        </w:rPr>
        <w:t>Administrative Burden</w:t>
      </w:r>
      <w:r>
        <w:rPr>
          <w:rFonts w:ascii="Arial" w:hAnsi="Arial" w:cs="Arial"/>
        </w:rPr>
        <w:t xml:space="preserve">, </w:t>
      </w:r>
      <w:r w:rsidRPr="004E2813">
        <w:rPr>
          <w:rFonts w:ascii="Arial" w:hAnsi="Arial" w:cs="Arial"/>
        </w:rPr>
        <w:t>Public Sector Governance</w:t>
      </w:r>
      <w:r>
        <w:rPr>
          <w:rFonts w:ascii="Arial" w:hAnsi="Arial" w:cs="Arial"/>
        </w:rPr>
        <w:t xml:space="preserve">, </w:t>
      </w:r>
      <w:r w:rsidRPr="004E2813">
        <w:rPr>
          <w:rFonts w:ascii="Arial" w:hAnsi="Arial" w:cs="Arial"/>
        </w:rPr>
        <w:t>Actor-Network Theory (ANT)</w:t>
      </w:r>
      <w:r>
        <w:rPr>
          <w:rFonts w:ascii="Arial" w:hAnsi="Arial" w:cs="Arial"/>
        </w:rPr>
        <w:t xml:space="preserve">, </w:t>
      </w:r>
      <w:r w:rsidRPr="004E2813">
        <w:rPr>
          <w:rFonts w:ascii="Arial" w:hAnsi="Arial" w:cs="Arial"/>
        </w:rPr>
        <w:t>Information Security Risk Management</w:t>
      </w:r>
      <w:r>
        <w:rPr>
          <w:rFonts w:ascii="Arial" w:hAnsi="Arial" w:cs="Arial"/>
        </w:rPr>
        <w:t xml:space="preserve">, </w:t>
      </w:r>
      <w:r w:rsidRPr="004E2813">
        <w:rPr>
          <w:rFonts w:ascii="Arial" w:hAnsi="Arial" w:cs="Arial"/>
        </w:rPr>
        <w:t>Scalable Infrastructure</w:t>
      </w:r>
    </w:p>
    <w:p w14:paraId="31964A89" w14:textId="77777777" w:rsidR="004E2813" w:rsidRDefault="004E2813" w:rsidP="002A428D">
      <w:pPr>
        <w:rPr>
          <w:rFonts w:ascii="Arial" w:hAnsi="Arial" w:cs="Arial"/>
          <w:b/>
          <w:bCs/>
          <w:sz w:val="28"/>
          <w:szCs w:val="28"/>
          <w:u w:val="single"/>
        </w:rPr>
      </w:pPr>
    </w:p>
    <w:p w14:paraId="16E0B8C9" w14:textId="1F2CD63C" w:rsidR="004E2813" w:rsidRPr="004E2813" w:rsidRDefault="004E2813" w:rsidP="004E2813">
      <w:pPr>
        <w:pStyle w:val="ListParagraph"/>
        <w:numPr>
          <w:ilvl w:val="0"/>
          <w:numId w:val="12"/>
        </w:numPr>
        <w:rPr>
          <w:rFonts w:ascii="Arial" w:hAnsi="Arial" w:cs="Arial"/>
          <w:b/>
          <w:bCs/>
          <w:sz w:val="28"/>
          <w:szCs w:val="28"/>
          <w:u w:val="single"/>
        </w:rPr>
      </w:pPr>
      <w:commentRangeStart w:id="3"/>
      <w:r w:rsidRPr="004E2813">
        <w:rPr>
          <w:rFonts w:ascii="Arial" w:hAnsi="Arial" w:cs="Arial"/>
          <w:b/>
          <w:bCs/>
          <w:sz w:val="28"/>
          <w:szCs w:val="28"/>
          <w:u w:val="single"/>
        </w:rPr>
        <w:t>INTRODUCTION</w:t>
      </w:r>
      <w:commentRangeEnd w:id="3"/>
      <w:r w:rsidR="002E1767" w:rsidRPr="004E2813">
        <w:rPr>
          <w:rStyle w:val="CommentReference"/>
          <w:rFonts w:ascii="Arial" w:hAnsi="Arial" w:cs="Arial"/>
          <w:b/>
          <w:bCs/>
          <w:sz w:val="28"/>
          <w:szCs w:val="28"/>
          <w:u w:val="single"/>
        </w:rPr>
        <w:commentReference w:id="3"/>
      </w:r>
    </w:p>
    <w:p w14:paraId="3A5F0187" w14:textId="77777777" w:rsidR="004E2813" w:rsidRDefault="004E2813" w:rsidP="002E1767">
      <w:pPr>
        <w:jc w:val="both"/>
        <w:rPr>
          <w:rFonts w:ascii="Arial" w:hAnsi="Arial" w:cs="Arial"/>
        </w:rPr>
        <w:pPrChange w:id="4" w:author="Tefo Sekgweleo" w:date="2026-06-11T06:23:00Z" w16du:dateUtc="2026-06-11T04:23:00Z">
          <w:pPr/>
        </w:pPrChange>
      </w:pPr>
      <w:r w:rsidRPr="004E2813">
        <w:rPr>
          <w:rFonts w:ascii="Arial" w:hAnsi="Arial" w:cs="Arial"/>
        </w:rPr>
        <w:t>In the era of the Fourth Industrial Revolution, the modernization of public administration has transitioned from an optional enhancement to a fundamental necessity. For government departments such as South Africa’s Department of Home Affairs, which serves as the primary custodian of citizen identity and civic status, the efficiency of administrative processes is directly linked to the country’s socio-economic development and security. Despite global trends toward digital governance, many sub-district offices continue to rely on traditional, paper-based routines to manage citizen applications, approvals, and archival records.</w:t>
      </w:r>
    </w:p>
    <w:p w14:paraId="15F5C2FC" w14:textId="77777777" w:rsidR="004E2813" w:rsidRDefault="004E2813" w:rsidP="002E1767">
      <w:pPr>
        <w:jc w:val="both"/>
        <w:rPr>
          <w:rFonts w:ascii="Arial" w:hAnsi="Arial" w:cs="Arial"/>
        </w:rPr>
        <w:pPrChange w:id="5" w:author="Tefo Sekgweleo" w:date="2026-06-11T06:23:00Z" w16du:dateUtc="2026-06-11T04:23:00Z">
          <w:pPr/>
        </w:pPrChange>
      </w:pPr>
      <w:r w:rsidRPr="004E2813">
        <w:rPr>
          <w:rFonts w:ascii="Arial" w:hAnsi="Arial" w:cs="Arial"/>
        </w:rPr>
        <w:t xml:space="preserve">This reliance on manual documentation creates significant "administrative burdens," characterized by fragmented workflows, prolonged processing times, and a lack of </w:t>
      </w:r>
      <w:r w:rsidRPr="004E2813">
        <w:rPr>
          <w:rFonts w:ascii="Arial" w:hAnsi="Arial" w:cs="Arial"/>
        </w:rPr>
        <w:lastRenderedPageBreak/>
        <w:t>centralized transparency. When processes are physical, the risk of human error, document loss, and administrative bottlenecks increases, often disadvantaging citizens who depend on these essential services. Furthermore, the absence of a unified, electronic system hampers the ability of the state to maintain audit trails, thereby challenging the principles of accountability and good governance mandated by constitutional frameworks.</w:t>
      </w:r>
    </w:p>
    <w:p w14:paraId="2FD8CFB9" w14:textId="77777777" w:rsidR="004E2813" w:rsidRDefault="004E2813" w:rsidP="002A428D">
      <w:pPr>
        <w:rPr>
          <w:rFonts w:ascii="Arial" w:hAnsi="Arial" w:cs="Arial"/>
        </w:rPr>
      </w:pPr>
      <w:r w:rsidRPr="004E2813">
        <w:rPr>
          <w:rFonts w:ascii="Arial" w:hAnsi="Arial" w:cs="Arial"/>
        </w:rPr>
        <w:t xml:space="preserve">The shift toward an Electronic Document and Records Management System (EDRMS) represents more than a mere technological upgrade; it is a strategic institutional transformation. While digital tools offer the potential to streamline operations, reduce costs, and improve service delivery, their implementation in the public sector is frequently complex. Successful deployment requires moving beyond basic digitization to address deeper socio-technical factors, including infrastructural readiness, employee technology acceptance, and the alignment of digital frameworks with existing legal and ethical standards.  </w:t>
      </w:r>
    </w:p>
    <w:p w14:paraId="0475DB7F" w14:textId="1184D47F" w:rsidR="004E2813" w:rsidRDefault="004E2813" w:rsidP="002A428D">
      <w:pPr>
        <w:rPr>
          <w:rFonts w:ascii="Arial" w:hAnsi="Arial" w:cs="Arial"/>
        </w:rPr>
      </w:pPr>
      <w:r w:rsidRPr="004E2813">
        <w:rPr>
          <w:rFonts w:ascii="Arial" w:hAnsi="Arial" w:cs="Arial"/>
        </w:rPr>
        <w:t>This study seeks to bridge the gap between current paper-heavy practices and a modernized, digital future. By analysing the challenges inherent in traditional bureaucracy and leveraging contemporary frameworks such as Actor-Network Theory (ANT), this research aims to develop a secure, scalable document management framework. The proposed solution is designed to not only improve operational efficiency but also to foster a culture of transparency and accountability, ensuring that the Department of Home Affairs can effectively meet the evolving needs of the citizens it serves.</w:t>
      </w:r>
    </w:p>
    <w:p w14:paraId="1A6777CF" w14:textId="77777777" w:rsidR="005467B0" w:rsidRDefault="005467B0" w:rsidP="002A428D">
      <w:pPr>
        <w:rPr>
          <w:rFonts w:ascii="Arial" w:hAnsi="Arial" w:cs="Arial"/>
        </w:rPr>
      </w:pPr>
    </w:p>
    <w:p w14:paraId="55067F0E" w14:textId="6850EBE5" w:rsidR="005467B0" w:rsidRPr="005467B0" w:rsidRDefault="005467B0" w:rsidP="005467B0">
      <w:pPr>
        <w:pStyle w:val="ListParagraph"/>
        <w:numPr>
          <w:ilvl w:val="0"/>
          <w:numId w:val="12"/>
        </w:numPr>
        <w:rPr>
          <w:rFonts w:ascii="Arial" w:hAnsi="Arial" w:cs="Arial"/>
          <w:b/>
          <w:bCs/>
          <w:sz w:val="28"/>
          <w:szCs w:val="28"/>
        </w:rPr>
      </w:pPr>
      <w:r w:rsidRPr="005467B0">
        <w:rPr>
          <w:rFonts w:ascii="Arial" w:hAnsi="Arial" w:cs="Arial"/>
          <w:b/>
          <w:bCs/>
          <w:sz w:val="28"/>
          <w:szCs w:val="28"/>
          <w:u w:val="single"/>
        </w:rPr>
        <w:t>BACKGROUND</w:t>
      </w:r>
      <w:r>
        <w:rPr>
          <w:rFonts w:ascii="Arial" w:hAnsi="Arial" w:cs="Arial"/>
          <w:b/>
          <w:bCs/>
          <w:sz w:val="28"/>
          <w:szCs w:val="28"/>
          <w:u w:val="single"/>
        </w:rPr>
        <w:t xml:space="preserve"> OF PROBLEM STATEMENT</w:t>
      </w:r>
    </w:p>
    <w:p w14:paraId="75452E20" w14:textId="10D97A2D" w:rsidR="005467B0" w:rsidRDefault="005467B0" w:rsidP="005467B0">
      <w:pPr>
        <w:rPr>
          <w:rFonts w:ascii="Arial" w:hAnsi="Arial" w:cs="Arial"/>
        </w:rPr>
      </w:pPr>
      <w:r w:rsidRPr="00EA2530">
        <w:rPr>
          <w:rFonts w:ascii="Arial" w:hAnsi="Arial" w:cs="Arial"/>
        </w:rPr>
        <w:t>The digitization of public administration is a fundamental shift from traditional paper-heavy models toward integrated digital infrastructures (Zabukovšek, 2023). Traditional government workflows are often characterized by "paper-heavy" routines that create a substantial "administrative burden," hindering citizen access to essential services and rights (Aguado-Riveros</w:t>
      </w:r>
      <w:r w:rsidR="00017F19">
        <w:rPr>
          <w:rFonts w:ascii="Arial" w:hAnsi="Arial" w:cs="Arial"/>
        </w:rPr>
        <w:t>,</w:t>
      </w:r>
      <w:r w:rsidRPr="00EA2530">
        <w:rPr>
          <w:rFonts w:ascii="Arial" w:hAnsi="Arial" w:cs="Arial"/>
        </w:rPr>
        <w:t xml:space="preserve"> 2026). For instance, in sub-district offices, manual validation processes requiring the physical presence of officials for signatures create significant bottlenecks and long queues for residents (Saputra, Radliya</w:t>
      </w:r>
      <w:r w:rsidR="00017F19">
        <w:rPr>
          <w:rFonts w:ascii="Arial" w:hAnsi="Arial" w:cs="Arial"/>
        </w:rPr>
        <w:t>,</w:t>
      </w:r>
      <w:r w:rsidRPr="00EA2530">
        <w:rPr>
          <w:rFonts w:ascii="Arial" w:hAnsi="Arial" w:cs="Arial"/>
        </w:rPr>
        <w:t xml:space="preserve"> 2024). These operational inefficiencies are not a new phenomenon; historical efforts to resolve unmanageable documentation problems date back to the establishment of the United States Bureau of Efficiency in 1913 (Abacı</w:t>
      </w:r>
      <w:r w:rsidR="00017F19">
        <w:rPr>
          <w:rFonts w:ascii="Arial" w:hAnsi="Arial" w:cs="Arial"/>
        </w:rPr>
        <w:t>,</w:t>
      </w:r>
      <w:r w:rsidRPr="00EA2530">
        <w:rPr>
          <w:rFonts w:ascii="Arial" w:hAnsi="Arial" w:cs="Arial"/>
        </w:rPr>
        <w:t xml:space="preserve"> 2022).</w:t>
      </w:r>
    </w:p>
    <w:p w14:paraId="7A076CFE" w14:textId="133BA726" w:rsidR="005467B0" w:rsidRDefault="005467B0" w:rsidP="005467B0">
      <w:pPr>
        <w:rPr>
          <w:rFonts w:ascii="Arial" w:hAnsi="Arial" w:cs="Arial"/>
        </w:rPr>
      </w:pPr>
      <w:r w:rsidRPr="00EA2530">
        <w:rPr>
          <w:rFonts w:ascii="Arial" w:hAnsi="Arial" w:cs="Arial"/>
        </w:rPr>
        <w:t>Despite the clear need for modernization, the implementation of Electronic Document and Records Management Systems (EDRMS) in the public sector is frequently fraught with challenges (Iipumbu</w:t>
      </w:r>
      <w:r w:rsidR="00017F19">
        <w:rPr>
          <w:rFonts w:ascii="Arial" w:hAnsi="Arial" w:cs="Arial"/>
        </w:rPr>
        <w:t>,</w:t>
      </w:r>
      <w:r w:rsidRPr="00EA2530">
        <w:rPr>
          <w:rFonts w:ascii="Arial" w:hAnsi="Arial" w:cs="Arial"/>
        </w:rPr>
        <w:t xml:space="preserve"> 2025). Research in the Namibian public service indicates that failure to properly apply System Development Life Cycle (SDLC) phases—particularly feasibility and requirements identification—leads to systems that do not meet user needs (Iipumbu</w:t>
      </w:r>
      <w:r w:rsidR="00017F19">
        <w:rPr>
          <w:rFonts w:ascii="Arial" w:hAnsi="Arial" w:cs="Arial"/>
        </w:rPr>
        <w:t>,</w:t>
      </w:r>
      <w:r w:rsidRPr="00EA2530">
        <w:rPr>
          <w:rFonts w:ascii="Arial" w:hAnsi="Arial" w:cs="Arial"/>
        </w:rPr>
        <w:t xml:space="preserve"> 2025). Furthermore, the success of </w:t>
      </w:r>
      <w:r w:rsidRPr="00EA2530">
        <w:rPr>
          <w:rFonts w:ascii="Arial" w:hAnsi="Arial" w:cs="Arial"/>
        </w:rPr>
        <w:lastRenderedPageBreak/>
        <w:t>these systems is heavily dependent on technology acceptance among employees, who may resist change if they perceive digital processes as more rigid than individualized manual filing (Spitzer</w:t>
      </w:r>
      <w:r w:rsidR="00017F19">
        <w:rPr>
          <w:rFonts w:ascii="Arial" w:hAnsi="Arial" w:cs="Arial"/>
        </w:rPr>
        <w:t>,</w:t>
      </w:r>
      <w:r w:rsidRPr="00EA2530">
        <w:rPr>
          <w:rFonts w:ascii="Arial" w:hAnsi="Arial" w:cs="Arial"/>
        </w:rPr>
        <w:t xml:space="preserve"> 2025). Addressing these issues requires a secure, scalable framework that integrates technical standards with human-centric design (Aksu</w:t>
      </w:r>
      <w:r w:rsidR="00017F19">
        <w:rPr>
          <w:rFonts w:ascii="Arial" w:hAnsi="Arial" w:cs="Arial"/>
        </w:rPr>
        <w:t>,</w:t>
      </w:r>
      <w:r w:rsidRPr="00EA2530">
        <w:rPr>
          <w:rFonts w:ascii="Arial" w:hAnsi="Arial" w:cs="Arial"/>
        </w:rPr>
        <w:t xml:space="preserve"> 2026).</w:t>
      </w:r>
    </w:p>
    <w:p w14:paraId="16571BAC" w14:textId="77777777" w:rsidR="004E2813" w:rsidRPr="005C3208" w:rsidRDefault="004E2813" w:rsidP="002A428D">
      <w:pPr>
        <w:rPr>
          <w:rFonts w:ascii="Arial" w:hAnsi="Arial" w:cs="Arial"/>
          <w:b/>
          <w:bCs/>
          <w:sz w:val="28"/>
          <w:szCs w:val="28"/>
          <w:u w:val="single"/>
        </w:rPr>
      </w:pPr>
    </w:p>
    <w:p w14:paraId="67DF34C9" w14:textId="0DFC416C" w:rsidR="002A428D" w:rsidRPr="005467B0" w:rsidRDefault="005467B0" w:rsidP="005467B0">
      <w:pPr>
        <w:pStyle w:val="ListParagraph"/>
        <w:numPr>
          <w:ilvl w:val="0"/>
          <w:numId w:val="12"/>
        </w:numPr>
        <w:rPr>
          <w:rFonts w:ascii="Arial" w:hAnsi="Arial" w:cs="Arial"/>
          <w:b/>
          <w:bCs/>
          <w:sz w:val="28"/>
          <w:szCs w:val="28"/>
          <w:u w:val="single"/>
        </w:rPr>
      </w:pPr>
      <w:r w:rsidRPr="005467B0">
        <w:rPr>
          <w:rFonts w:ascii="Arial" w:hAnsi="Arial" w:cs="Arial"/>
          <w:b/>
          <w:bCs/>
          <w:sz w:val="28"/>
          <w:szCs w:val="28"/>
          <w:u w:val="single"/>
        </w:rPr>
        <w:t>PROBLEM STATEMENT</w:t>
      </w:r>
    </w:p>
    <w:p w14:paraId="151B921A" w14:textId="1F7C66EC" w:rsidR="002A428D" w:rsidRPr="005C3208" w:rsidRDefault="002A428D" w:rsidP="002A428D">
      <w:pPr>
        <w:rPr>
          <w:rFonts w:ascii="Arial" w:hAnsi="Arial" w:cs="Arial"/>
        </w:rPr>
      </w:pPr>
      <w:r w:rsidRPr="005C3208">
        <w:rPr>
          <w:rFonts w:ascii="Arial" w:hAnsi="Arial" w:cs="Arial"/>
        </w:rPr>
        <w:t>Many government departments</w:t>
      </w:r>
      <w:r w:rsidR="00C059C4" w:rsidRPr="005C3208">
        <w:rPr>
          <w:rFonts w:ascii="Arial" w:hAnsi="Arial" w:cs="Arial"/>
        </w:rPr>
        <w:t>, such as South Africa’s Home Affairs</w:t>
      </w:r>
      <w:r w:rsidRPr="005C3208">
        <w:rPr>
          <w:rFonts w:ascii="Arial" w:hAnsi="Arial" w:cs="Arial"/>
        </w:rPr>
        <w:t xml:space="preserve"> still rely on paper-based processes for handling citizen applications, approvals, and record-keeping</w:t>
      </w:r>
      <w:r w:rsidR="00C059C4" w:rsidRPr="005C3208">
        <w:rPr>
          <w:rFonts w:ascii="Arial" w:hAnsi="Arial" w:cs="Arial"/>
        </w:rPr>
        <w:t xml:space="preserve">. The </w:t>
      </w:r>
      <w:r w:rsidRPr="005C3208">
        <w:rPr>
          <w:rFonts w:ascii="Arial" w:hAnsi="Arial" w:cs="Arial"/>
        </w:rPr>
        <w:t xml:space="preserve">manual processing of </w:t>
      </w:r>
      <w:ins w:id="6" w:author="Tefo Sekgweleo" w:date="2026-06-11T06:28:00Z" w16du:dateUtc="2026-06-11T04:28:00Z">
        <w:r w:rsidR="002E1767">
          <w:rPr>
            <w:rFonts w:ascii="Arial" w:hAnsi="Arial" w:cs="Arial"/>
          </w:rPr>
          <w:t>identity document (</w:t>
        </w:r>
      </w:ins>
      <w:r w:rsidR="00C059C4" w:rsidRPr="005C3208">
        <w:rPr>
          <w:rFonts w:ascii="Arial" w:hAnsi="Arial" w:cs="Arial"/>
        </w:rPr>
        <w:t>ID</w:t>
      </w:r>
      <w:ins w:id="7" w:author="Tefo Sekgweleo" w:date="2026-06-11T06:28:00Z" w16du:dateUtc="2026-06-11T04:28:00Z">
        <w:r w:rsidR="002E1767">
          <w:rPr>
            <w:rFonts w:ascii="Arial" w:hAnsi="Arial" w:cs="Arial"/>
          </w:rPr>
          <w:t>)</w:t>
        </w:r>
      </w:ins>
      <w:r w:rsidRPr="005C3208">
        <w:rPr>
          <w:rFonts w:ascii="Arial" w:hAnsi="Arial" w:cs="Arial"/>
        </w:rPr>
        <w:t xml:space="preserve"> applications often requires applicants to physically submit documents, which are then circulated across multiple offices for review and approval. This workflow leads to inefficiencies, including misplaced or duplicated documents, prolonged processing times, and limited transparency for applicants</w:t>
      </w:r>
      <w:r w:rsidR="00C059C4" w:rsidRPr="005C3208">
        <w:rPr>
          <w:rFonts w:ascii="Arial" w:hAnsi="Arial" w:cs="Arial"/>
        </w:rPr>
        <w:t>.</w:t>
      </w:r>
      <w:r w:rsidRPr="005C3208">
        <w:rPr>
          <w:rFonts w:ascii="Arial" w:hAnsi="Arial" w:cs="Arial"/>
        </w:rPr>
        <w:t xml:space="preserve"> </w:t>
      </w:r>
      <w:r w:rsidR="00C059C4" w:rsidRPr="005C3208">
        <w:rPr>
          <w:rFonts w:ascii="Arial" w:hAnsi="Arial" w:cs="Arial"/>
        </w:rPr>
        <w:t>T</w:t>
      </w:r>
      <w:r w:rsidRPr="005C3208">
        <w:rPr>
          <w:rFonts w:ascii="Arial" w:hAnsi="Arial" w:cs="Arial"/>
        </w:rPr>
        <w:t xml:space="preserve">he lack of centralized tracking mechanisms </w:t>
      </w:r>
      <w:r w:rsidR="00C059C4" w:rsidRPr="005C3208">
        <w:rPr>
          <w:rFonts w:ascii="Arial" w:hAnsi="Arial" w:cs="Arial"/>
        </w:rPr>
        <w:t>also makes</w:t>
      </w:r>
      <w:r w:rsidRPr="005C3208">
        <w:rPr>
          <w:rFonts w:ascii="Arial" w:hAnsi="Arial" w:cs="Arial"/>
        </w:rPr>
        <w:t xml:space="preserve"> it difficult to audit decisions </w:t>
      </w:r>
      <w:r w:rsidR="00C059C4" w:rsidRPr="005C3208">
        <w:rPr>
          <w:rFonts w:ascii="Arial" w:hAnsi="Arial" w:cs="Arial"/>
        </w:rPr>
        <w:t>to</w:t>
      </w:r>
      <w:r w:rsidRPr="005C3208">
        <w:rPr>
          <w:rFonts w:ascii="Arial" w:hAnsi="Arial" w:cs="Arial"/>
        </w:rPr>
        <w:t xml:space="preserve"> ensure accountability, increasing the risk of human error and administrative bottlenecks.</w:t>
      </w:r>
      <w:r w:rsidR="00C059C4" w:rsidRPr="005C3208">
        <w:rPr>
          <w:rFonts w:ascii="Arial" w:hAnsi="Arial" w:cs="Arial"/>
        </w:rPr>
        <w:t xml:space="preserve"> </w:t>
      </w:r>
      <w:r w:rsidRPr="005C3208">
        <w:rPr>
          <w:rFonts w:ascii="Arial" w:hAnsi="Arial" w:cs="Arial"/>
        </w:rPr>
        <w:t xml:space="preserve">This reliance on paper-based systems also introduces significant security and scalability challenges. A secure, scalable document management system </w:t>
      </w:r>
      <w:r w:rsidR="00C059C4" w:rsidRPr="005C3208">
        <w:rPr>
          <w:rFonts w:ascii="Arial" w:hAnsi="Arial" w:cs="Arial"/>
        </w:rPr>
        <w:t xml:space="preserve">is needed to </w:t>
      </w:r>
      <w:r w:rsidRPr="005C3208">
        <w:rPr>
          <w:rFonts w:ascii="Arial" w:hAnsi="Arial" w:cs="Arial"/>
        </w:rPr>
        <w:t>address these issues.</w:t>
      </w:r>
    </w:p>
    <w:p w14:paraId="2ACEC610" w14:textId="77777777" w:rsidR="005A65B9" w:rsidRPr="005C3208" w:rsidRDefault="005A65B9" w:rsidP="002A428D">
      <w:pPr>
        <w:rPr>
          <w:rFonts w:ascii="Arial" w:hAnsi="Arial" w:cs="Arial"/>
          <w:b/>
          <w:bCs/>
        </w:rPr>
      </w:pPr>
    </w:p>
    <w:p w14:paraId="0E905CE5" w14:textId="54522411" w:rsidR="005A65B9" w:rsidRPr="005467B0" w:rsidRDefault="005467B0" w:rsidP="005467B0">
      <w:pPr>
        <w:pStyle w:val="ListParagraph"/>
        <w:numPr>
          <w:ilvl w:val="0"/>
          <w:numId w:val="12"/>
        </w:numPr>
        <w:rPr>
          <w:rFonts w:ascii="Arial" w:hAnsi="Arial" w:cs="Arial"/>
          <w:b/>
          <w:bCs/>
          <w:sz w:val="28"/>
          <w:szCs w:val="28"/>
          <w:u w:val="single"/>
        </w:rPr>
      </w:pPr>
      <w:r>
        <w:rPr>
          <w:rFonts w:ascii="Arial" w:hAnsi="Arial" w:cs="Arial"/>
          <w:b/>
          <w:bCs/>
          <w:sz w:val="28"/>
          <w:szCs w:val="28"/>
          <w:u w:val="single"/>
        </w:rPr>
        <w:t>RESEARCH</w:t>
      </w:r>
      <w:r w:rsidR="005A65B9" w:rsidRPr="005467B0">
        <w:rPr>
          <w:rFonts w:ascii="Arial" w:hAnsi="Arial" w:cs="Arial"/>
          <w:b/>
          <w:bCs/>
          <w:sz w:val="28"/>
          <w:szCs w:val="28"/>
          <w:u w:val="single"/>
        </w:rPr>
        <w:t xml:space="preserve"> </w:t>
      </w:r>
      <w:r w:rsidRPr="005467B0">
        <w:rPr>
          <w:rFonts w:ascii="Arial" w:hAnsi="Arial" w:cs="Arial"/>
          <w:b/>
          <w:bCs/>
          <w:sz w:val="28"/>
          <w:szCs w:val="28"/>
          <w:u w:val="single"/>
        </w:rPr>
        <w:t>OBJECTIVES</w:t>
      </w:r>
    </w:p>
    <w:p w14:paraId="2AC01BA5" w14:textId="1DA73139" w:rsidR="0084170D" w:rsidRPr="005C3208" w:rsidRDefault="0084170D" w:rsidP="005A65B9">
      <w:pPr>
        <w:rPr>
          <w:rFonts w:ascii="Arial" w:hAnsi="Arial" w:cs="Arial"/>
        </w:rPr>
      </w:pPr>
      <w:r w:rsidRPr="005C3208">
        <w:rPr>
          <w:rFonts w:ascii="Arial" w:hAnsi="Arial" w:cs="Arial"/>
        </w:rPr>
        <w:t>The aim of this present research is to develop a secure scalable document management for the organization. The document management is intended to help guide the organisation in handling citizen applications, approvals, and record-keeping within the organisation.</w:t>
      </w:r>
    </w:p>
    <w:p w14:paraId="1284A591" w14:textId="1DC161B5" w:rsidR="0084170D" w:rsidRPr="005C3208" w:rsidRDefault="0084170D" w:rsidP="005A65B9">
      <w:pPr>
        <w:rPr>
          <w:rFonts w:ascii="Arial" w:hAnsi="Arial" w:cs="Arial"/>
        </w:rPr>
      </w:pPr>
      <w:r w:rsidRPr="005C3208">
        <w:rPr>
          <w:rFonts w:ascii="Arial" w:hAnsi="Arial" w:cs="Arial"/>
        </w:rPr>
        <w:t>Objectives:</w:t>
      </w:r>
    </w:p>
    <w:p w14:paraId="0202BF70" w14:textId="1E6504D6" w:rsidR="00127EA7" w:rsidRPr="005C3208" w:rsidRDefault="00E53748" w:rsidP="005467B0">
      <w:pPr>
        <w:pStyle w:val="ListParagraph"/>
        <w:numPr>
          <w:ilvl w:val="0"/>
          <w:numId w:val="15"/>
        </w:numPr>
        <w:spacing w:after="240"/>
        <w:rPr>
          <w:rFonts w:ascii="Arial" w:hAnsi="Arial" w:cs="Arial"/>
          <w:b/>
          <w:bCs/>
        </w:rPr>
      </w:pPr>
      <w:r w:rsidRPr="005C3208">
        <w:rPr>
          <w:rFonts w:ascii="Arial" w:hAnsi="Arial" w:cs="Arial"/>
        </w:rPr>
        <w:t>To identify</w:t>
      </w:r>
      <w:r w:rsidR="00127EA7" w:rsidRPr="005C3208">
        <w:rPr>
          <w:rFonts w:ascii="Arial" w:hAnsi="Arial" w:cs="Arial"/>
        </w:rPr>
        <w:t xml:space="preserve"> current document management tools used by organisations</w:t>
      </w:r>
      <w:r w:rsidRPr="005C3208">
        <w:rPr>
          <w:rFonts w:ascii="Arial" w:hAnsi="Arial" w:cs="Arial"/>
        </w:rPr>
        <w:t xml:space="preserve"> to minimize paper </w:t>
      </w:r>
      <w:r w:rsidR="009A4A58" w:rsidRPr="005C3208">
        <w:rPr>
          <w:rFonts w:ascii="Arial" w:hAnsi="Arial" w:cs="Arial"/>
        </w:rPr>
        <w:t>use</w:t>
      </w:r>
      <w:r w:rsidR="00127EA7" w:rsidRPr="005C3208">
        <w:rPr>
          <w:rFonts w:ascii="Arial" w:hAnsi="Arial" w:cs="Arial"/>
        </w:rPr>
        <w:t>.</w:t>
      </w:r>
    </w:p>
    <w:p w14:paraId="4FAC989E" w14:textId="10BB321F" w:rsidR="00127EA7" w:rsidRPr="005C3208" w:rsidRDefault="00E53748" w:rsidP="005467B0">
      <w:pPr>
        <w:pStyle w:val="ListParagraph"/>
        <w:widowControl w:val="0"/>
        <w:numPr>
          <w:ilvl w:val="0"/>
          <w:numId w:val="15"/>
        </w:numPr>
        <w:tabs>
          <w:tab w:val="left" w:pos="1265"/>
        </w:tabs>
        <w:autoSpaceDE w:val="0"/>
        <w:autoSpaceDN w:val="0"/>
        <w:spacing w:after="0" w:line="237" w:lineRule="auto"/>
        <w:jc w:val="both"/>
        <w:rPr>
          <w:rFonts w:ascii="Arial" w:hAnsi="Arial" w:cs="Arial"/>
        </w:rPr>
      </w:pPr>
      <w:r w:rsidRPr="005C3208">
        <w:rPr>
          <w:rFonts w:ascii="Arial" w:hAnsi="Arial" w:cs="Arial"/>
        </w:rPr>
        <w:t xml:space="preserve">To </w:t>
      </w:r>
      <w:r w:rsidR="00127EA7" w:rsidRPr="005C3208">
        <w:rPr>
          <w:rFonts w:ascii="Arial" w:hAnsi="Arial" w:cs="Arial"/>
        </w:rPr>
        <w:t>examine the</w:t>
      </w:r>
      <w:r w:rsidRPr="005C3208">
        <w:rPr>
          <w:rFonts w:ascii="Arial" w:hAnsi="Arial" w:cs="Arial"/>
        </w:rPr>
        <w:t xml:space="preserve"> </w:t>
      </w:r>
      <w:r w:rsidR="009A4A58" w:rsidRPr="005C3208">
        <w:rPr>
          <w:rFonts w:ascii="Arial" w:hAnsi="Arial" w:cs="Arial"/>
        </w:rPr>
        <w:t>challenges</w:t>
      </w:r>
      <w:r w:rsidR="00127EA7" w:rsidRPr="005C3208">
        <w:rPr>
          <w:rFonts w:ascii="Arial" w:hAnsi="Arial" w:cs="Arial"/>
        </w:rPr>
        <w:t xml:space="preserve"> that</w:t>
      </w:r>
      <w:r w:rsidRPr="005C3208">
        <w:rPr>
          <w:rFonts w:ascii="Arial" w:hAnsi="Arial" w:cs="Arial"/>
        </w:rPr>
        <w:t xml:space="preserve"> </w:t>
      </w:r>
      <w:r w:rsidR="00127EA7" w:rsidRPr="005C3208">
        <w:rPr>
          <w:rFonts w:ascii="Arial" w:hAnsi="Arial" w:cs="Arial"/>
        </w:rPr>
        <w:t xml:space="preserve">influence the implementation of document management system tools in organisations. </w:t>
      </w:r>
    </w:p>
    <w:p w14:paraId="32209738" w14:textId="695F3F44" w:rsidR="00127EA7" w:rsidRPr="005C3208" w:rsidRDefault="00E53748" w:rsidP="005467B0">
      <w:pPr>
        <w:pStyle w:val="ListParagraph"/>
        <w:widowControl w:val="0"/>
        <w:numPr>
          <w:ilvl w:val="0"/>
          <w:numId w:val="15"/>
        </w:numPr>
        <w:tabs>
          <w:tab w:val="left" w:pos="1265"/>
        </w:tabs>
        <w:autoSpaceDE w:val="0"/>
        <w:autoSpaceDN w:val="0"/>
        <w:spacing w:after="0" w:line="237" w:lineRule="auto"/>
        <w:jc w:val="both"/>
        <w:rPr>
          <w:rFonts w:ascii="Arial" w:hAnsi="Arial" w:cs="Arial"/>
        </w:rPr>
      </w:pPr>
      <w:r w:rsidRPr="005C3208">
        <w:rPr>
          <w:rFonts w:ascii="Arial" w:hAnsi="Arial" w:cs="Arial"/>
        </w:rPr>
        <w:t xml:space="preserve">To create a document management framework </w:t>
      </w:r>
      <w:r w:rsidR="005C3208">
        <w:rPr>
          <w:rFonts w:ascii="Arial" w:hAnsi="Arial" w:cs="Arial"/>
        </w:rPr>
        <w:t>that</w:t>
      </w:r>
      <w:r w:rsidRPr="005C3208">
        <w:rPr>
          <w:rFonts w:ascii="Arial" w:hAnsi="Arial" w:cs="Arial"/>
        </w:rPr>
        <w:t xml:space="preserve"> hand</w:t>
      </w:r>
      <w:r w:rsidR="005C3208">
        <w:rPr>
          <w:rFonts w:ascii="Arial" w:hAnsi="Arial" w:cs="Arial"/>
        </w:rPr>
        <w:t>les</w:t>
      </w:r>
      <w:r w:rsidRPr="005C3208">
        <w:rPr>
          <w:rFonts w:ascii="Arial" w:hAnsi="Arial" w:cs="Arial"/>
        </w:rPr>
        <w:t xml:space="preserve"> citizen application</w:t>
      </w:r>
      <w:r w:rsidR="005C3208">
        <w:rPr>
          <w:rFonts w:ascii="Arial" w:hAnsi="Arial" w:cs="Arial"/>
        </w:rPr>
        <w:t xml:space="preserve"> processing</w:t>
      </w:r>
      <w:r w:rsidRPr="005C3208">
        <w:rPr>
          <w:rFonts w:ascii="Arial" w:hAnsi="Arial" w:cs="Arial"/>
        </w:rPr>
        <w:t>, approvals and record-keeping in the organisation</w:t>
      </w:r>
      <w:r w:rsidR="00127EA7" w:rsidRPr="005C3208">
        <w:rPr>
          <w:rFonts w:ascii="Arial" w:hAnsi="Arial" w:cs="Arial"/>
        </w:rPr>
        <w:t>.</w:t>
      </w:r>
    </w:p>
    <w:p w14:paraId="0BF7DB60" w14:textId="77777777" w:rsidR="005467B0" w:rsidRDefault="005467B0" w:rsidP="005467B0">
      <w:pPr>
        <w:rPr>
          <w:rFonts w:ascii="Arial" w:hAnsi="Arial" w:cs="Arial"/>
          <w:b/>
          <w:bCs/>
          <w:sz w:val="28"/>
          <w:szCs w:val="28"/>
          <w:u w:val="single"/>
        </w:rPr>
      </w:pPr>
    </w:p>
    <w:p w14:paraId="5ADD5516" w14:textId="7455E10A" w:rsidR="005467B0" w:rsidRDefault="005467B0" w:rsidP="005467B0">
      <w:pPr>
        <w:pStyle w:val="ListParagraph"/>
        <w:numPr>
          <w:ilvl w:val="0"/>
          <w:numId w:val="12"/>
        </w:numPr>
        <w:rPr>
          <w:rFonts w:ascii="Arial" w:hAnsi="Arial" w:cs="Arial"/>
        </w:rPr>
      </w:pPr>
      <w:r w:rsidRPr="005467B0">
        <w:rPr>
          <w:rFonts w:ascii="Arial" w:hAnsi="Arial" w:cs="Arial"/>
          <w:b/>
          <w:bCs/>
          <w:sz w:val="28"/>
          <w:szCs w:val="28"/>
          <w:u w:val="single"/>
        </w:rPr>
        <w:t>RESEARCH QUESTIONS</w:t>
      </w:r>
      <w:r w:rsidRPr="005467B0">
        <w:rPr>
          <w:rFonts w:ascii="Arial" w:hAnsi="Arial" w:cs="Arial"/>
        </w:rPr>
        <w:t xml:space="preserve"> </w:t>
      </w:r>
    </w:p>
    <w:p w14:paraId="00A36021" w14:textId="77777777" w:rsidR="005467B0" w:rsidRPr="005467B0" w:rsidRDefault="005467B0" w:rsidP="005467B0">
      <w:pPr>
        <w:pStyle w:val="ListParagraph"/>
        <w:rPr>
          <w:rFonts w:ascii="Arial" w:hAnsi="Arial" w:cs="Arial"/>
        </w:rPr>
      </w:pPr>
    </w:p>
    <w:p w14:paraId="22926881" w14:textId="77777777" w:rsidR="005467B0" w:rsidRDefault="009A4A58" w:rsidP="005467B0">
      <w:pPr>
        <w:pStyle w:val="ListParagraph"/>
        <w:numPr>
          <w:ilvl w:val="0"/>
          <w:numId w:val="16"/>
        </w:numPr>
        <w:rPr>
          <w:rFonts w:ascii="Arial" w:hAnsi="Arial" w:cs="Arial"/>
        </w:rPr>
      </w:pPr>
      <w:r w:rsidRPr="005467B0">
        <w:rPr>
          <w:rFonts w:ascii="Arial" w:hAnsi="Arial" w:cs="Arial"/>
        </w:rPr>
        <w:t>What document management tools are currently used by organisations to minimise paper use?</w:t>
      </w:r>
    </w:p>
    <w:p w14:paraId="5625E866" w14:textId="77777777" w:rsidR="005467B0" w:rsidRDefault="009A4A58" w:rsidP="005467B0">
      <w:pPr>
        <w:pStyle w:val="ListParagraph"/>
        <w:numPr>
          <w:ilvl w:val="0"/>
          <w:numId w:val="16"/>
        </w:numPr>
        <w:rPr>
          <w:rFonts w:ascii="Arial" w:hAnsi="Arial" w:cs="Arial"/>
        </w:rPr>
      </w:pPr>
      <w:r w:rsidRPr="005467B0">
        <w:rPr>
          <w:rFonts w:ascii="Arial" w:hAnsi="Arial" w:cs="Arial"/>
        </w:rPr>
        <w:t xml:space="preserve">What challenges </w:t>
      </w:r>
      <w:r w:rsidR="005C3208" w:rsidRPr="005467B0">
        <w:rPr>
          <w:rFonts w:ascii="Arial" w:hAnsi="Arial" w:cs="Arial"/>
        </w:rPr>
        <w:t>influence the implementation of document management systems in organisations</w:t>
      </w:r>
      <w:r w:rsidRPr="005467B0">
        <w:rPr>
          <w:rFonts w:ascii="Arial" w:hAnsi="Arial" w:cs="Arial"/>
        </w:rPr>
        <w:t>?</w:t>
      </w:r>
    </w:p>
    <w:p w14:paraId="6D6C8753" w14:textId="70E9D88F" w:rsidR="00E53748" w:rsidRPr="005467B0" w:rsidRDefault="009A4A58" w:rsidP="005467B0">
      <w:pPr>
        <w:pStyle w:val="ListParagraph"/>
        <w:numPr>
          <w:ilvl w:val="0"/>
          <w:numId w:val="16"/>
        </w:numPr>
        <w:rPr>
          <w:rFonts w:ascii="Arial" w:hAnsi="Arial" w:cs="Arial"/>
        </w:rPr>
      </w:pPr>
      <w:r w:rsidRPr="005467B0">
        <w:rPr>
          <w:rFonts w:ascii="Arial" w:hAnsi="Arial" w:cs="Arial"/>
        </w:rPr>
        <w:lastRenderedPageBreak/>
        <w:t>How can a document management framework be designed to improve citizen application processing, approvals, and record-keeping?</w:t>
      </w:r>
    </w:p>
    <w:p w14:paraId="6206B9FC" w14:textId="77777777" w:rsidR="005C3208" w:rsidRPr="005C3208" w:rsidRDefault="005C3208" w:rsidP="005C3208">
      <w:pPr>
        <w:rPr>
          <w:rFonts w:ascii="Arial" w:hAnsi="Arial" w:cs="Arial"/>
        </w:rPr>
      </w:pPr>
    </w:p>
    <w:p w14:paraId="258DDDD2" w14:textId="075A8CB0" w:rsidR="005C3208" w:rsidRPr="0051769E" w:rsidRDefault="005C3208" w:rsidP="005467B0">
      <w:pPr>
        <w:pStyle w:val="ListParagraph"/>
        <w:numPr>
          <w:ilvl w:val="0"/>
          <w:numId w:val="12"/>
        </w:numPr>
        <w:rPr>
          <w:rFonts w:ascii="Arial" w:hAnsi="Arial" w:cs="Arial"/>
          <w:b/>
          <w:bCs/>
          <w:sz w:val="28"/>
          <w:szCs w:val="28"/>
          <w:u w:val="single"/>
        </w:rPr>
      </w:pPr>
      <w:r w:rsidRPr="0051769E">
        <w:rPr>
          <w:rFonts w:ascii="Arial" w:hAnsi="Arial" w:cs="Arial"/>
          <w:b/>
          <w:bCs/>
          <w:sz w:val="28"/>
          <w:szCs w:val="28"/>
          <w:u w:val="single"/>
        </w:rPr>
        <w:t>LITERATURE REVIEW</w:t>
      </w:r>
    </w:p>
    <w:p w14:paraId="46625D5B" w14:textId="08725731" w:rsidR="00EA2530" w:rsidDel="002E1767" w:rsidRDefault="00EA2530" w:rsidP="00EA2530">
      <w:pPr>
        <w:rPr>
          <w:del w:id="8" w:author="Tefo Sekgweleo" w:date="2026-06-11T06:29:00Z" w16du:dateUtc="2026-06-11T04:29:00Z"/>
          <w:rFonts w:ascii="Arial" w:hAnsi="Arial" w:cs="Arial"/>
          <w:b/>
          <w:bCs/>
        </w:rPr>
      </w:pPr>
    </w:p>
    <w:p w14:paraId="3A4D3D2A" w14:textId="3FF22C5F" w:rsidR="00E370AC" w:rsidRPr="00E370AC" w:rsidRDefault="00E370AC" w:rsidP="00E370AC">
      <w:pPr>
        <w:rPr>
          <w:rFonts w:ascii="Arial" w:hAnsi="Arial" w:cs="Arial"/>
          <w:b/>
          <w:bCs/>
        </w:rPr>
      </w:pPr>
      <w:r w:rsidRPr="00E370AC">
        <w:rPr>
          <w:rFonts w:ascii="Arial" w:hAnsi="Arial" w:cs="Arial"/>
          <w:b/>
          <w:bCs/>
        </w:rPr>
        <w:t xml:space="preserve">3.1 </w:t>
      </w:r>
      <w:r w:rsidR="00EA2530" w:rsidRPr="00E370AC">
        <w:rPr>
          <w:rFonts w:ascii="Arial" w:hAnsi="Arial" w:cs="Arial"/>
          <w:b/>
          <w:bCs/>
        </w:rPr>
        <w:t>Conceptualizing Document Management Systems</w:t>
      </w:r>
    </w:p>
    <w:p w14:paraId="7407C6F2" w14:textId="26FAC4E0" w:rsidR="00E370AC" w:rsidRDefault="00EA2530" w:rsidP="00E370AC">
      <w:pPr>
        <w:rPr>
          <w:rFonts w:ascii="Arial" w:hAnsi="Arial" w:cs="Arial"/>
        </w:rPr>
      </w:pPr>
      <w:r w:rsidRPr="00E370AC">
        <w:rPr>
          <w:rFonts w:ascii="Arial" w:hAnsi="Arial" w:cs="Arial"/>
        </w:rPr>
        <w:t>Document Management Systems (DMS) are defined as software solutions that integrate the processes of creating, organizing, storing, and distributing documents within a single digital platform (Aksu</w:t>
      </w:r>
      <w:r w:rsidR="00017F19">
        <w:rPr>
          <w:rFonts w:ascii="Arial" w:hAnsi="Arial" w:cs="Arial"/>
        </w:rPr>
        <w:t>,</w:t>
      </w:r>
      <w:r w:rsidRPr="00E370AC">
        <w:rPr>
          <w:rFonts w:ascii="Arial" w:hAnsi="Arial" w:cs="Arial"/>
        </w:rPr>
        <w:t xml:space="preserve"> 2026). Unlike traditional archival systems that focus primarily on storage, a modern DMS supports the entire "life cycle" of a document, from its creation (birth) to its eventual archiving or destruction (death) </w:t>
      </w:r>
      <w:r w:rsidR="00081361" w:rsidRPr="00E370AC">
        <w:rPr>
          <w:rFonts w:ascii="Arial" w:hAnsi="Arial" w:cs="Arial"/>
        </w:rPr>
        <w:t>(Zabukovšek, 2023)</w:t>
      </w:r>
      <w:r w:rsidRPr="00E370AC">
        <w:rPr>
          <w:rFonts w:ascii="Arial" w:hAnsi="Arial" w:cs="Arial"/>
        </w:rPr>
        <w:t>. These systems utilize metadata for efficient classification and often serve as a centralized repository to ensure information is accessible and traceable in real-time (Saputra</w:t>
      </w:r>
      <w:r w:rsidR="00017F19">
        <w:rPr>
          <w:rFonts w:ascii="Arial" w:hAnsi="Arial" w:cs="Arial"/>
        </w:rPr>
        <w:t>,</w:t>
      </w:r>
      <w:r w:rsidRPr="00E370AC">
        <w:rPr>
          <w:rFonts w:ascii="Arial" w:hAnsi="Arial" w:cs="Arial"/>
        </w:rPr>
        <w:t xml:space="preserve"> 2020). From a technical perspective, a DMS may be integrated into broader Enterprise Resource Planning (ERP) systems, using multi-tier architectures to bridge the gap between user interfaces and database storage </w:t>
      </w:r>
      <w:r w:rsidR="00017F19" w:rsidRPr="00E370AC">
        <w:rPr>
          <w:rFonts w:ascii="Arial" w:hAnsi="Arial" w:cs="Arial"/>
        </w:rPr>
        <w:t>(Saputra</w:t>
      </w:r>
      <w:r w:rsidR="00017F19">
        <w:rPr>
          <w:rFonts w:ascii="Arial" w:hAnsi="Arial" w:cs="Arial"/>
        </w:rPr>
        <w:t>,</w:t>
      </w:r>
      <w:r w:rsidR="00017F19" w:rsidRPr="00E370AC">
        <w:rPr>
          <w:rFonts w:ascii="Arial" w:hAnsi="Arial" w:cs="Arial"/>
        </w:rPr>
        <w:t xml:space="preserve"> 2020)</w:t>
      </w:r>
      <w:r w:rsidR="00017F19">
        <w:rPr>
          <w:rFonts w:ascii="Arial" w:hAnsi="Arial" w:cs="Arial"/>
        </w:rPr>
        <w:t>.</w:t>
      </w:r>
    </w:p>
    <w:p w14:paraId="7256E751" w14:textId="2A61FE61" w:rsidR="003057E9" w:rsidRPr="003057E9" w:rsidRDefault="003057E9" w:rsidP="003057E9">
      <w:pPr>
        <w:rPr>
          <w:rFonts w:ascii="Arial" w:hAnsi="Arial" w:cs="Arial"/>
        </w:rPr>
      </w:pPr>
      <w:r w:rsidRPr="003057E9">
        <w:rPr>
          <w:rFonts w:ascii="Arial" w:hAnsi="Arial" w:cs="Arial"/>
        </w:rPr>
        <w:t xml:space="preserve">The conceptualization of a DMS within an administrative environment is closely tied to the establishment of the "e-record" as a mandatory organizational framework (Spitzer, 2025). Rather than acting as a simple digital folder, a robust DMS must digitally harmonize both internal and external document flows, ensuring that the entire lifecycle of a document takes place within a unified socio-technical environment (Spitzer, 2025). This requires public institutions to systematically map their existing file plans, standards, and guidelines to the digital platform, minimizing the reliance on </w:t>
      </w:r>
      <w:r w:rsidR="00017F19" w:rsidRPr="003057E9">
        <w:rPr>
          <w:rFonts w:ascii="Arial" w:hAnsi="Arial" w:cs="Arial"/>
        </w:rPr>
        <w:t>analogue</w:t>
      </w:r>
      <w:r w:rsidRPr="003057E9">
        <w:rPr>
          <w:rFonts w:ascii="Arial" w:hAnsi="Arial" w:cs="Arial"/>
        </w:rPr>
        <w:t xml:space="preserve"> and paper-based archiving (Spitzer, 2025). Implementing an e-record system within a DMS is not merely a technical task, but a strategic effort that restructures work processes and changes traditional administrative rules </w:t>
      </w:r>
      <w:r w:rsidR="00081361" w:rsidRPr="00E370AC">
        <w:rPr>
          <w:rFonts w:ascii="Arial" w:hAnsi="Arial" w:cs="Arial"/>
        </w:rPr>
        <w:t>(Zabukovšek, 2023</w:t>
      </w:r>
      <w:r w:rsidRPr="003057E9">
        <w:rPr>
          <w:rFonts w:ascii="Arial" w:hAnsi="Arial" w:cs="Arial"/>
        </w:rPr>
        <w:t>). Consequently, document management must be designed to reflect the legal, administrative, and practical needs of the specific public sector context (Spitzer, 2024).</w:t>
      </w:r>
    </w:p>
    <w:p w14:paraId="1ABA4CC7" w14:textId="7F9DC99A" w:rsidR="003057E9" w:rsidRDefault="003057E9" w:rsidP="003057E9">
      <w:pPr>
        <w:rPr>
          <w:rFonts w:ascii="Arial" w:hAnsi="Arial" w:cs="Arial"/>
        </w:rPr>
      </w:pPr>
      <w:r w:rsidRPr="003057E9">
        <w:rPr>
          <w:rFonts w:ascii="Arial" w:hAnsi="Arial" w:cs="Arial"/>
        </w:rPr>
        <w:t>At the local and grassroots level, Document Management Systems are increasingly deployed through web-based platforms to facilitate localized public service delivery (Saputra</w:t>
      </w:r>
      <w:r w:rsidR="00017F19">
        <w:rPr>
          <w:rFonts w:ascii="Arial" w:hAnsi="Arial" w:cs="Arial"/>
        </w:rPr>
        <w:t>,</w:t>
      </w:r>
      <w:r w:rsidRPr="003057E9">
        <w:rPr>
          <w:rFonts w:ascii="Arial" w:hAnsi="Arial" w:cs="Arial"/>
        </w:rPr>
        <w:t xml:space="preserve"> 2024). Village and sub-district offices, which are closest to the citizens, rely on these localized systems to manage key population data, process civil registrations, and issue standardized certificates (Saputra</w:t>
      </w:r>
      <w:r w:rsidR="00017F19">
        <w:rPr>
          <w:rFonts w:ascii="Arial" w:hAnsi="Arial" w:cs="Arial"/>
        </w:rPr>
        <w:t>,</w:t>
      </w:r>
      <w:r w:rsidRPr="003057E9">
        <w:rPr>
          <w:rFonts w:ascii="Arial" w:hAnsi="Arial" w:cs="Arial"/>
        </w:rPr>
        <w:t xml:space="preserve"> 2024). For example, the Public Service Administration Information System, known as SIAPIK, is designed to automate the creation, storage, and retrieval of municipal documents at the sub-district tier (Saputra</w:t>
      </w:r>
      <w:r w:rsidR="00017F19">
        <w:rPr>
          <w:rFonts w:ascii="Arial" w:hAnsi="Arial" w:cs="Arial"/>
        </w:rPr>
        <w:t>,</w:t>
      </w:r>
      <w:r w:rsidRPr="003057E9">
        <w:rPr>
          <w:rFonts w:ascii="Arial" w:hAnsi="Arial" w:cs="Arial"/>
        </w:rPr>
        <w:t xml:space="preserve"> 2024). This localized system allows municipal administrators to manage incoming resident requests through a digitized work dashboard, replacing physical ledger books with automated database records (Saputra</w:t>
      </w:r>
      <w:r w:rsidR="00017F19">
        <w:rPr>
          <w:rFonts w:ascii="Arial" w:hAnsi="Arial" w:cs="Arial"/>
        </w:rPr>
        <w:t>,</w:t>
      </w:r>
      <w:r w:rsidRPr="003057E9">
        <w:rPr>
          <w:rFonts w:ascii="Arial" w:hAnsi="Arial" w:cs="Arial"/>
        </w:rPr>
        <w:t xml:space="preserve"> 2024). This </w:t>
      </w:r>
      <w:r w:rsidRPr="003057E9">
        <w:rPr>
          <w:rFonts w:ascii="Arial" w:hAnsi="Arial" w:cs="Arial"/>
        </w:rPr>
        <w:lastRenderedPageBreak/>
        <w:t>decentralized deployment ensures that even remote municipal offices can carry out administrative functions quickly, transparently, and effectively (Saputra</w:t>
      </w:r>
      <w:r w:rsidR="00017F19">
        <w:rPr>
          <w:rFonts w:ascii="Arial" w:hAnsi="Arial" w:cs="Arial"/>
        </w:rPr>
        <w:t>,</w:t>
      </w:r>
      <w:r w:rsidRPr="003057E9">
        <w:rPr>
          <w:rFonts w:ascii="Arial" w:hAnsi="Arial" w:cs="Arial"/>
        </w:rPr>
        <w:t xml:space="preserve"> 2024).</w:t>
      </w:r>
    </w:p>
    <w:p w14:paraId="20CAB84F" w14:textId="6FFBE6FC" w:rsidR="002E1767" w:rsidRPr="00E370AC" w:rsidRDefault="002E1767" w:rsidP="002E1767">
      <w:pPr>
        <w:rPr>
          <w:ins w:id="9" w:author="Tefo Sekgweleo" w:date="2026-06-11T06:30:00Z" w16du:dateUtc="2026-06-11T04:30:00Z"/>
          <w:rFonts w:ascii="Arial" w:hAnsi="Arial" w:cs="Arial"/>
          <w:b/>
          <w:bCs/>
        </w:rPr>
      </w:pPr>
      <w:ins w:id="10" w:author="Tefo Sekgweleo" w:date="2026-06-11T06:30:00Z" w16du:dateUtc="2026-06-11T04:30:00Z">
        <w:r w:rsidRPr="00E370AC">
          <w:rPr>
            <w:rFonts w:ascii="Arial" w:hAnsi="Arial" w:cs="Arial"/>
            <w:b/>
            <w:bCs/>
          </w:rPr>
          <w:t>3.1</w:t>
        </w:r>
        <w:r>
          <w:rPr>
            <w:rFonts w:ascii="Arial" w:hAnsi="Arial" w:cs="Arial"/>
            <w:b/>
            <w:bCs/>
          </w:rPr>
          <w:t>.1</w:t>
        </w:r>
        <w:r w:rsidRPr="00E370AC">
          <w:rPr>
            <w:rFonts w:ascii="Arial" w:hAnsi="Arial" w:cs="Arial"/>
            <w:b/>
            <w:bCs/>
          </w:rPr>
          <w:t xml:space="preserve"> Conceptualizing Document Management </w:t>
        </w:r>
        <w:commentRangeStart w:id="11"/>
        <w:r w:rsidRPr="00E370AC">
          <w:rPr>
            <w:rFonts w:ascii="Arial" w:hAnsi="Arial" w:cs="Arial"/>
            <w:b/>
            <w:bCs/>
          </w:rPr>
          <w:t>Systems</w:t>
        </w:r>
      </w:ins>
      <w:commentRangeEnd w:id="11"/>
      <w:r w:rsidRPr="00E370AC">
        <w:rPr>
          <w:rStyle w:val="CommentReference"/>
          <w:rFonts w:ascii="Arial" w:hAnsi="Arial" w:cs="Arial"/>
          <w:b/>
          <w:bCs/>
          <w:sz w:val="24"/>
          <w:szCs w:val="24"/>
        </w:rPr>
        <w:commentReference w:id="11"/>
      </w:r>
    </w:p>
    <w:p w14:paraId="59C283D3" w14:textId="7BA48ECE" w:rsidR="00E370AC" w:rsidDel="002E1767" w:rsidRDefault="00E370AC" w:rsidP="00E370AC">
      <w:pPr>
        <w:rPr>
          <w:del w:id="12" w:author="Tefo Sekgweleo" w:date="2026-06-11T06:29:00Z" w16du:dateUtc="2026-06-11T04:29:00Z"/>
          <w:rFonts w:ascii="Arial" w:hAnsi="Arial" w:cs="Arial"/>
        </w:rPr>
      </w:pPr>
    </w:p>
    <w:p w14:paraId="6B4634EF" w14:textId="2C9F2E5E" w:rsidR="00E370AC" w:rsidRPr="00E370AC" w:rsidRDefault="00E370AC" w:rsidP="00E370AC">
      <w:pPr>
        <w:rPr>
          <w:rFonts w:ascii="Arial" w:hAnsi="Arial" w:cs="Arial"/>
          <w:b/>
          <w:bCs/>
        </w:rPr>
      </w:pPr>
      <w:r>
        <w:rPr>
          <w:rFonts w:ascii="Arial" w:hAnsi="Arial" w:cs="Arial"/>
          <w:b/>
          <w:bCs/>
        </w:rPr>
        <w:t xml:space="preserve">3.2 </w:t>
      </w:r>
      <w:r w:rsidR="00EA2530" w:rsidRPr="00E370AC">
        <w:rPr>
          <w:rFonts w:ascii="Arial" w:hAnsi="Arial" w:cs="Arial"/>
          <w:b/>
          <w:bCs/>
        </w:rPr>
        <w:t>Administrative Inefficiencies and the Burden of Traditional Bureaucracy</w:t>
      </w:r>
    </w:p>
    <w:p w14:paraId="1A37BD0A" w14:textId="03F1F7E7" w:rsidR="00E370AC" w:rsidRDefault="00EA2530" w:rsidP="00E370AC">
      <w:pPr>
        <w:rPr>
          <w:rFonts w:ascii="Arial" w:hAnsi="Arial" w:cs="Arial"/>
        </w:rPr>
      </w:pPr>
      <w:r w:rsidRPr="00E370AC">
        <w:rPr>
          <w:rFonts w:ascii="Arial" w:hAnsi="Arial" w:cs="Arial"/>
        </w:rPr>
        <w:t>Manual administrative routines in local government often lead to fragmented records and redundant requests for the same data from citizens (Aguado-Riveros</w:t>
      </w:r>
      <w:r w:rsidR="00017F19">
        <w:rPr>
          <w:rFonts w:ascii="Arial" w:hAnsi="Arial" w:cs="Arial"/>
        </w:rPr>
        <w:t>,</w:t>
      </w:r>
      <w:r w:rsidRPr="00E370AC">
        <w:rPr>
          <w:rFonts w:ascii="Arial" w:hAnsi="Arial" w:cs="Arial"/>
        </w:rPr>
        <w:t xml:space="preserve"> 2026). This procedural complexity is described as an "administrative burden" that systematically disadvantages users with lower institutional literacy or fewer resources (Aguado-Riveros</w:t>
      </w:r>
      <w:r w:rsidR="00017F19">
        <w:rPr>
          <w:rFonts w:ascii="Arial" w:hAnsi="Arial" w:cs="Arial"/>
        </w:rPr>
        <w:t>,</w:t>
      </w:r>
      <w:r w:rsidRPr="00E370AC">
        <w:rPr>
          <w:rFonts w:ascii="Arial" w:hAnsi="Arial" w:cs="Arial"/>
        </w:rPr>
        <w:t xml:space="preserve"> 2026). Bottlenecks are frequently observed in validation processes where residents must wait for physical signatures, a problem that web-based information systems like SIAPIK aim to solve by allowing remote submissions (Saputra, 2024). Furthermore, the lack of sufficient regulations to winnow out redundant physical documents contributes to slowed procedures and excessive storage costs (Abacı</w:t>
      </w:r>
      <w:r w:rsidR="00017F19">
        <w:rPr>
          <w:rFonts w:ascii="Arial" w:hAnsi="Arial" w:cs="Arial"/>
        </w:rPr>
        <w:t>,</w:t>
      </w:r>
      <w:r w:rsidRPr="00E370AC">
        <w:rPr>
          <w:rFonts w:ascii="Arial" w:hAnsi="Arial" w:cs="Arial"/>
        </w:rPr>
        <w:t xml:space="preserve"> 2022). These inefficiencies cultivate citizen distrust and highlight the urgent need for systematic document governance (Aguado-Riveros</w:t>
      </w:r>
      <w:r w:rsidR="00017F19">
        <w:rPr>
          <w:rFonts w:ascii="Arial" w:hAnsi="Arial" w:cs="Arial"/>
        </w:rPr>
        <w:t>,</w:t>
      </w:r>
      <w:r w:rsidRPr="00E370AC">
        <w:rPr>
          <w:rFonts w:ascii="Arial" w:hAnsi="Arial" w:cs="Arial"/>
        </w:rPr>
        <w:t xml:space="preserve"> 2026).</w:t>
      </w:r>
    </w:p>
    <w:p w14:paraId="071F2379" w14:textId="20AF936A" w:rsidR="0051769E" w:rsidRDefault="0051769E" w:rsidP="00E370AC">
      <w:pPr>
        <w:rPr>
          <w:rFonts w:ascii="Arial" w:hAnsi="Arial" w:cs="Arial"/>
        </w:rPr>
      </w:pPr>
      <w:r w:rsidRPr="0051769E">
        <w:rPr>
          <w:rFonts w:ascii="Arial" w:hAnsi="Arial" w:cs="Arial"/>
        </w:rPr>
        <w:t>In developing and underdeveloped regions, administrative modernization is severely constrained by macro-level structural and infrastructural barriers (Akwuebu, 2026). Developing countries must first overcome severe telecommunications challenges, unreliable electricity grids, and low ICT literacy before they can implement comprehensive e-government frameworks (Akwuebu, 2026). The lack of unified standards and interoperable infrastructures across government departments prevents effective information sharing, leaving administrative units to operate in silos (Akwuebu, 2026). Furthermore, outdated legal frameworks and overlapping administrative authorities create a regulatory environment that fails to recognize electronic transactions or digital archives, leaving public offices reliant on physical paperwork (Akwuebu, 2026). This structural stagnation means that even when digital systems are introduced, they are often rejected due to deeply ingrained bureaucratic processes and poor policy execution (Akwuebu, 2026).</w:t>
      </w:r>
    </w:p>
    <w:p w14:paraId="4A9C29E5" w14:textId="77777777" w:rsidR="00E370AC" w:rsidRDefault="00E370AC" w:rsidP="00E370AC">
      <w:pPr>
        <w:rPr>
          <w:rFonts w:ascii="Arial" w:hAnsi="Arial" w:cs="Arial"/>
        </w:rPr>
      </w:pPr>
    </w:p>
    <w:p w14:paraId="71B8D179" w14:textId="4F37DAA8" w:rsidR="00E370AC" w:rsidRPr="00E370AC" w:rsidRDefault="00E370AC" w:rsidP="00E370AC">
      <w:pPr>
        <w:rPr>
          <w:rFonts w:ascii="Arial" w:hAnsi="Arial" w:cs="Arial"/>
          <w:b/>
          <w:bCs/>
        </w:rPr>
      </w:pPr>
      <w:r w:rsidRPr="00E370AC">
        <w:rPr>
          <w:rFonts w:ascii="Arial" w:hAnsi="Arial" w:cs="Arial"/>
          <w:b/>
          <w:bCs/>
        </w:rPr>
        <w:t>3.</w:t>
      </w:r>
      <w:r>
        <w:rPr>
          <w:rFonts w:ascii="Arial" w:hAnsi="Arial" w:cs="Arial"/>
          <w:b/>
          <w:bCs/>
        </w:rPr>
        <w:t>3</w:t>
      </w:r>
      <w:r w:rsidRPr="00E370AC">
        <w:rPr>
          <w:rFonts w:ascii="Arial" w:hAnsi="Arial" w:cs="Arial"/>
          <w:b/>
          <w:bCs/>
        </w:rPr>
        <w:t xml:space="preserve"> </w:t>
      </w:r>
      <w:r w:rsidR="00EA2530" w:rsidRPr="00E370AC">
        <w:rPr>
          <w:rFonts w:ascii="Arial" w:hAnsi="Arial" w:cs="Arial"/>
          <w:b/>
          <w:bCs/>
        </w:rPr>
        <w:t>Strategic Benefits of Organizational Document Management</w:t>
      </w:r>
    </w:p>
    <w:p w14:paraId="6F114C9E" w14:textId="77777777" w:rsidR="002E6543" w:rsidRDefault="0051769E" w:rsidP="00E370AC">
      <w:pPr>
        <w:rPr>
          <w:rFonts w:ascii="Arial" w:hAnsi="Arial" w:cs="Arial"/>
        </w:rPr>
      </w:pPr>
      <w:r w:rsidRPr="0051769E">
        <w:rPr>
          <w:rFonts w:ascii="Arial" w:hAnsi="Arial" w:cs="Arial"/>
        </w:rPr>
        <w:t>Implementing an integrated Document Management System provides immediate strategic benefits by simplifying administrative workflows and reducing paper trails (Saputra</w:t>
      </w:r>
      <w:r w:rsidR="002E6543">
        <w:rPr>
          <w:rFonts w:ascii="Arial" w:hAnsi="Arial" w:cs="Arial"/>
        </w:rPr>
        <w:t>,</w:t>
      </w:r>
      <w:r w:rsidRPr="0051769E">
        <w:rPr>
          <w:rFonts w:ascii="Arial" w:hAnsi="Arial" w:cs="Arial"/>
        </w:rPr>
        <w:t xml:space="preserve"> 2024). Transitioning from manual records to a digital DMS eliminates paper archive storage, minimizes administrative costs, and dramatically speeds up transaction processing (Saputra</w:t>
      </w:r>
      <w:r w:rsidR="002E6543">
        <w:rPr>
          <w:rFonts w:ascii="Arial" w:hAnsi="Arial" w:cs="Arial"/>
        </w:rPr>
        <w:t>,</w:t>
      </w:r>
      <w:r w:rsidRPr="0051769E">
        <w:rPr>
          <w:rFonts w:ascii="Arial" w:hAnsi="Arial" w:cs="Arial"/>
        </w:rPr>
        <w:t xml:space="preserve"> 2024). Public officials can locate, edit, and archive records in seconds rather than spending hours searching through physical registries, thereby optimizing the productivity of the administrative workforce (Saputra</w:t>
      </w:r>
      <w:r w:rsidR="002E6543">
        <w:rPr>
          <w:rFonts w:ascii="Arial" w:hAnsi="Arial" w:cs="Arial"/>
        </w:rPr>
        <w:t>,</w:t>
      </w:r>
      <w:r w:rsidRPr="0051769E">
        <w:rPr>
          <w:rFonts w:ascii="Arial" w:hAnsi="Arial" w:cs="Arial"/>
        </w:rPr>
        <w:t xml:space="preserve"> 2024). </w:t>
      </w:r>
    </w:p>
    <w:p w14:paraId="3317BAD7" w14:textId="34DD24C8" w:rsidR="0051769E" w:rsidRDefault="0051769E" w:rsidP="00E370AC">
      <w:pPr>
        <w:rPr>
          <w:rFonts w:ascii="Arial" w:hAnsi="Arial" w:cs="Arial"/>
        </w:rPr>
      </w:pPr>
      <w:r w:rsidRPr="0051769E">
        <w:rPr>
          <w:rFonts w:ascii="Arial" w:hAnsi="Arial" w:cs="Arial"/>
        </w:rPr>
        <w:lastRenderedPageBreak/>
        <w:t>Furthermore, automating these document flows ensures that public services are delivered with high reliability and efficiency, meeting the expectations of modern businesses and citizens (Gegana, 2024). This digital migration allows public agencies to transition from being internally focused on administrative tasks to becoming externally focused on quality service delivery (Akwuebu</w:t>
      </w:r>
      <w:r w:rsidR="002E6543">
        <w:rPr>
          <w:rFonts w:ascii="Arial" w:hAnsi="Arial" w:cs="Arial"/>
        </w:rPr>
        <w:t>,</w:t>
      </w:r>
      <w:r w:rsidRPr="0051769E">
        <w:rPr>
          <w:rFonts w:ascii="Arial" w:hAnsi="Arial" w:cs="Arial"/>
        </w:rPr>
        <w:t xml:space="preserve"> 2026).</w:t>
      </w:r>
    </w:p>
    <w:p w14:paraId="52FB8C54" w14:textId="189919E0" w:rsidR="00E370AC" w:rsidRDefault="00EA2530" w:rsidP="00E370AC">
      <w:pPr>
        <w:rPr>
          <w:rFonts w:ascii="Arial" w:hAnsi="Arial" w:cs="Arial"/>
        </w:rPr>
      </w:pPr>
      <w:r w:rsidRPr="00E370AC">
        <w:rPr>
          <w:rFonts w:ascii="Arial" w:hAnsi="Arial" w:cs="Arial"/>
        </w:rPr>
        <w:t>The implementation of a DMS offers significant financial advantages by automating workflows and reducing costs associated with human resources and physical storage (Zabukovšek, 2023). Beyond cost reduction, these systems support "green digital transformation" by promoting paperless business and reducing an organization's carbon footprint (Zabukovšek, 2023). Effective document management also functions as the "practical backbone" for institutional reliability, ensuring that all administrative acts are recorded and auditable (Abacı</w:t>
      </w:r>
      <w:r w:rsidR="002E6543">
        <w:rPr>
          <w:rFonts w:ascii="Arial" w:hAnsi="Arial" w:cs="Arial"/>
        </w:rPr>
        <w:t>,</w:t>
      </w:r>
      <w:r w:rsidRPr="00E370AC">
        <w:rPr>
          <w:rFonts w:ascii="Arial" w:hAnsi="Arial" w:cs="Arial"/>
        </w:rPr>
        <w:t xml:space="preserve"> 2022). In public healthcare settings, for example, digital asset maintenance modules reduce the reliance on pile-based archives, thereby saving valuable space and improving the traceability of equipment (Saputra</w:t>
      </w:r>
      <w:r w:rsidR="002E6543">
        <w:rPr>
          <w:rFonts w:ascii="Arial" w:hAnsi="Arial" w:cs="Arial"/>
        </w:rPr>
        <w:t>,</w:t>
      </w:r>
      <w:r w:rsidRPr="00E370AC">
        <w:rPr>
          <w:rFonts w:ascii="Arial" w:hAnsi="Arial" w:cs="Arial"/>
        </w:rPr>
        <w:t xml:space="preserve"> 2020). Moreover, digital systems allow for flexible working hours, as operations can be performed regardless of time and place (Abacı</w:t>
      </w:r>
      <w:r w:rsidR="002E6543">
        <w:rPr>
          <w:rFonts w:ascii="Arial" w:hAnsi="Arial" w:cs="Arial"/>
        </w:rPr>
        <w:t>,</w:t>
      </w:r>
      <w:r w:rsidRPr="00E370AC">
        <w:rPr>
          <w:rFonts w:ascii="Arial" w:hAnsi="Arial" w:cs="Arial"/>
        </w:rPr>
        <w:t xml:space="preserve"> 2022).</w:t>
      </w:r>
    </w:p>
    <w:p w14:paraId="0A53E210" w14:textId="121472C7" w:rsidR="00E370AC" w:rsidDel="00B75D17" w:rsidRDefault="00E370AC" w:rsidP="00E370AC">
      <w:pPr>
        <w:rPr>
          <w:del w:id="13" w:author="Tefo Sekgweleo" w:date="2026-06-11T06:32:00Z" w16du:dateUtc="2026-06-11T04:32:00Z"/>
          <w:rFonts w:ascii="Arial" w:hAnsi="Arial" w:cs="Arial"/>
        </w:rPr>
      </w:pPr>
    </w:p>
    <w:p w14:paraId="5733D635" w14:textId="346FB914" w:rsidR="00E370AC" w:rsidRPr="00E370AC" w:rsidRDefault="00E370AC" w:rsidP="00E370AC">
      <w:pPr>
        <w:rPr>
          <w:rFonts w:ascii="Arial" w:hAnsi="Arial" w:cs="Arial"/>
          <w:b/>
          <w:bCs/>
        </w:rPr>
      </w:pPr>
      <w:r>
        <w:rPr>
          <w:rFonts w:ascii="Arial" w:hAnsi="Arial" w:cs="Arial"/>
          <w:b/>
          <w:bCs/>
        </w:rPr>
        <w:t xml:space="preserve">3.4 </w:t>
      </w:r>
      <w:r w:rsidR="00EA2530" w:rsidRPr="00E370AC">
        <w:rPr>
          <w:rFonts w:ascii="Arial" w:hAnsi="Arial" w:cs="Arial"/>
          <w:b/>
          <w:bCs/>
        </w:rPr>
        <w:t>Theoretical Frameworks: User Acceptance and Actor-Network Theory</w:t>
      </w:r>
    </w:p>
    <w:p w14:paraId="64A7921A" w14:textId="00607D98" w:rsidR="00E370AC" w:rsidRDefault="00EA2530" w:rsidP="00E370AC">
      <w:pPr>
        <w:rPr>
          <w:rFonts w:ascii="Arial" w:hAnsi="Arial" w:cs="Arial"/>
        </w:rPr>
      </w:pPr>
      <w:r w:rsidRPr="00E370AC">
        <w:rPr>
          <w:rFonts w:ascii="Arial" w:hAnsi="Arial" w:cs="Arial"/>
        </w:rPr>
        <w:t>Technology acceptance is a critical determinant of digital transformation success, as high acceptance levels among employees increase the chances of system integration (Spitzer</w:t>
      </w:r>
      <w:r w:rsidR="002E6543">
        <w:rPr>
          <w:rFonts w:ascii="Arial" w:hAnsi="Arial" w:cs="Arial"/>
        </w:rPr>
        <w:t>,</w:t>
      </w:r>
      <w:r w:rsidRPr="00E370AC">
        <w:rPr>
          <w:rFonts w:ascii="Arial" w:hAnsi="Arial" w:cs="Arial"/>
        </w:rPr>
        <w:t xml:space="preserve"> 2025). </w:t>
      </w:r>
      <w:del w:id="14" w:author="Tefo Sekgweleo" w:date="2026-06-11T06:32:00Z" w16du:dateUtc="2026-06-11T04:32:00Z">
        <w:r w:rsidRPr="00E370AC" w:rsidDel="00B75D17">
          <w:rPr>
            <w:rFonts w:ascii="Arial" w:hAnsi="Arial" w:cs="Arial"/>
          </w:rPr>
          <w:delText xml:space="preserve">While quantitative models like the Technology </w:delText>
        </w:r>
        <w:commentRangeStart w:id="15"/>
        <w:r w:rsidRPr="00E370AC" w:rsidDel="00B75D17">
          <w:rPr>
            <w:rFonts w:ascii="Arial" w:hAnsi="Arial" w:cs="Arial"/>
          </w:rPr>
          <w:delText>Acceptance</w:delText>
        </w:r>
      </w:del>
      <w:commentRangeEnd w:id="15"/>
      <w:r w:rsidR="00B75D17" w:rsidRPr="00E370AC">
        <w:rPr>
          <w:rStyle w:val="CommentReference"/>
          <w:rFonts w:ascii="Arial" w:hAnsi="Arial" w:cs="Arial"/>
          <w:sz w:val="24"/>
          <w:szCs w:val="24"/>
        </w:rPr>
        <w:commentReference w:id="15"/>
      </w:r>
      <w:del w:id="16" w:author="Tefo Sekgweleo" w:date="2026-06-11T06:32:00Z" w16du:dateUtc="2026-06-11T04:32:00Z">
        <w:r w:rsidRPr="00E370AC" w:rsidDel="00B75D17">
          <w:rPr>
            <w:rFonts w:ascii="Arial" w:hAnsi="Arial" w:cs="Arial"/>
          </w:rPr>
          <w:delText xml:space="preserve"> Model (TAM) are commonly used, they often fail to capture the nuanced reasons for system rejection (Spitzer</w:delText>
        </w:r>
        <w:r w:rsidR="002E6543" w:rsidDel="00B75D17">
          <w:rPr>
            <w:rFonts w:ascii="Arial" w:hAnsi="Arial" w:cs="Arial"/>
          </w:rPr>
          <w:delText>,</w:delText>
        </w:r>
        <w:r w:rsidRPr="00E370AC" w:rsidDel="00B75D17">
          <w:rPr>
            <w:rFonts w:ascii="Arial" w:hAnsi="Arial" w:cs="Arial"/>
          </w:rPr>
          <w:delText xml:space="preserve"> 2025). </w:delText>
        </w:r>
      </w:del>
      <w:r w:rsidRPr="00E370AC">
        <w:rPr>
          <w:rFonts w:ascii="Arial" w:hAnsi="Arial" w:cs="Arial"/>
        </w:rPr>
        <w:t>Actor-Network Theory (ANT) provides a more holistic lens by treating human actants (employees) and non-human actants (DMS software, analogue documents) on an equal footing within a network (Spitzer</w:t>
      </w:r>
      <w:r w:rsidR="002E6543">
        <w:rPr>
          <w:rFonts w:ascii="Arial" w:hAnsi="Arial" w:cs="Arial"/>
        </w:rPr>
        <w:t>,</w:t>
      </w:r>
      <w:r w:rsidRPr="00E370AC">
        <w:rPr>
          <w:rFonts w:ascii="Arial" w:hAnsi="Arial" w:cs="Arial"/>
        </w:rPr>
        <w:t xml:space="preserve"> 2025). Usability studies further show that system perception varies across demographics; for instance, administrative staff often find DMS platforms more usable than academic personnel due to differing workflow patterns (Aksu</w:t>
      </w:r>
      <w:r w:rsidR="002E6543">
        <w:rPr>
          <w:rFonts w:ascii="Arial" w:hAnsi="Arial" w:cs="Arial"/>
        </w:rPr>
        <w:t>,</w:t>
      </w:r>
      <w:r w:rsidRPr="00E370AC">
        <w:rPr>
          <w:rFonts w:ascii="Arial" w:hAnsi="Arial" w:cs="Arial"/>
        </w:rPr>
        <w:t xml:space="preserve"> 2026). Furthermore, users with higher education levels tend to perceive these systems more positively, suggesting that current interface designs may impose high cognitive demands (Aksu</w:t>
      </w:r>
      <w:r w:rsidR="002E6543">
        <w:rPr>
          <w:rFonts w:ascii="Arial" w:hAnsi="Arial" w:cs="Arial"/>
        </w:rPr>
        <w:t>,</w:t>
      </w:r>
      <w:r w:rsidRPr="00E370AC">
        <w:rPr>
          <w:rFonts w:ascii="Arial" w:hAnsi="Arial" w:cs="Arial"/>
        </w:rPr>
        <w:t xml:space="preserve"> 2026).</w:t>
      </w:r>
    </w:p>
    <w:p w14:paraId="27EE8E30" w14:textId="0DE3C151" w:rsidR="0051769E" w:rsidRPr="0051769E" w:rsidRDefault="0051769E" w:rsidP="0051769E">
      <w:pPr>
        <w:rPr>
          <w:rFonts w:ascii="Arial" w:hAnsi="Arial" w:cs="Arial"/>
        </w:rPr>
      </w:pPr>
      <w:r w:rsidRPr="0051769E">
        <w:rPr>
          <w:rFonts w:ascii="Arial" w:hAnsi="Arial" w:cs="Arial"/>
        </w:rPr>
        <w:t xml:space="preserve">While traditional acceptance models explain human attitudes, they are often limited because they measure variables quantitatively and fail to capture the complex, mutual relationships between humans and technologies (Spitzer, 2025). To address this limitation, Actor-Network Theory (ANT) is applied to </w:t>
      </w:r>
      <w:r w:rsidR="002E6543" w:rsidRPr="0051769E">
        <w:rPr>
          <w:rFonts w:ascii="Arial" w:hAnsi="Arial" w:cs="Arial"/>
        </w:rPr>
        <w:t>analyse</w:t>
      </w:r>
      <w:r w:rsidRPr="0051769E">
        <w:rPr>
          <w:rFonts w:ascii="Arial" w:hAnsi="Arial" w:cs="Arial"/>
        </w:rPr>
        <w:t xml:space="preserve"> socio-technical transformations by treating human and non-human entities as equal participants (Spitzer, 2025). In an ANT framework, both the employees (human actors) and the physical or digital technologies, plans, and structures (non-human actors) are defined as "actants" within a shared network (Spitzer</w:t>
      </w:r>
      <w:r w:rsidR="002E6543">
        <w:rPr>
          <w:rFonts w:ascii="Arial" w:hAnsi="Arial" w:cs="Arial"/>
        </w:rPr>
        <w:t>,</w:t>
      </w:r>
      <w:r w:rsidRPr="0051769E">
        <w:rPr>
          <w:rFonts w:ascii="Arial" w:hAnsi="Arial" w:cs="Arial"/>
        </w:rPr>
        <w:t xml:space="preserve"> 2025). This allows researchers to explore the reciprocal influences within an organization, </w:t>
      </w:r>
      <w:r w:rsidR="002E6543" w:rsidRPr="0051769E">
        <w:rPr>
          <w:rFonts w:ascii="Arial" w:hAnsi="Arial" w:cs="Arial"/>
        </w:rPr>
        <w:t>analysing</w:t>
      </w:r>
      <w:r w:rsidRPr="0051769E">
        <w:rPr>
          <w:rFonts w:ascii="Arial" w:hAnsi="Arial" w:cs="Arial"/>
        </w:rPr>
        <w:t xml:space="preserve"> how non-</w:t>
      </w:r>
      <w:r w:rsidRPr="0051769E">
        <w:rPr>
          <w:rFonts w:ascii="Arial" w:hAnsi="Arial" w:cs="Arial"/>
        </w:rPr>
        <w:lastRenderedPageBreak/>
        <w:t xml:space="preserve">human artifacts shape administrative </w:t>
      </w:r>
      <w:r w:rsidR="002E6543" w:rsidRPr="0051769E">
        <w:rPr>
          <w:rFonts w:ascii="Arial" w:hAnsi="Arial" w:cs="Arial"/>
        </w:rPr>
        <w:t>behaviours</w:t>
      </w:r>
      <w:r w:rsidRPr="0051769E">
        <w:rPr>
          <w:rFonts w:ascii="Arial" w:hAnsi="Arial" w:cs="Arial"/>
        </w:rPr>
        <w:t xml:space="preserve"> and how humans adapt to physical changes (Spitzer, 2025).</w:t>
      </w:r>
    </w:p>
    <w:p w14:paraId="3EC43A38" w14:textId="2B02A1B1" w:rsidR="0051769E" w:rsidRDefault="0051769E" w:rsidP="0051769E">
      <w:pPr>
        <w:rPr>
          <w:rFonts w:ascii="Arial" w:hAnsi="Arial" w:cs="Arial"/>
        </w:rPr>
      </w:pPr>
      <w:r w:rsidRPr="0051769E">
        <w:rPr>
          <w:rFonts w:ascii="Arial" w:hAnsi="Arial" w:cs="Arial"/>
        </w:rPr>
        <w:t>The integration of a non-human actant, such as a Document Management System, into an administrative workflow disrupts the existing network of actants, causing mixed reactions among users (Spitze</w:t>
      </w:r>
      <w:r w:rsidR="002E6543">
        <w:rPr>
          <w:rFonts w:ascii="Arial" w:hAnsi="Arial" w:cs="Arial"/>
        </w:rPr>
        <w:t>r</w:t>
      </w:r>
      <w:r w:rsidRPr="0051769E">
        <w:rPr>
          <w:rFonts w:ascii="Arial" w:hAnsi="Arial" w:cs="Arial"/>
        </w:rPr>
        <w:t xml:space="preserve">, 2025). The DMS introduces new work rules that replace individual, </w:t>
      </w:r>
      <w:r w:rsidR="002E6543" w:rsidRPr="0051769E">
        <w:rPr>
          <w:rFonts w:ascii="Arial" w:hAnsi="Arial" w:cs="Arial"/>
        </w:rPr>
        <w:t>analogue</w:t>
      </w:r>
      <w:r w:rsidRPr="0051769E">
        <w:rPr>
          <w:rFonts w:ascii="Arial" w:hAnsi="Arial" w:cs="Arial"/>
        </w:rPr>
        <w:t xml:space="preserve"> filing routines with standardized e-record database systems (Spitzer, 2025). If communication is insufficient and employees are not trained on the system's benefits, they may reject the technology and stick to analog processes, creating media breaks that limit the system's efficiency </w:t>
      </w:r>
      <w:r w:rsidR="00081361" w:rsidRPr="00E370AC">
        <w:rPr>
          <w:rFonts w:ascii="Arial" w:hAnsi="Arial" w:cs="Arial"/>
        </w:rPr>
        <w:t>(Zabukovšek, 2023)</w:t>
      </w:r>
      <w:r w:rsidR="00081361">
        <w:rPr>
          <w:rFonts w:ascii="Arial" w:hAnsi="Arial" w:cs="Arial"/>
        </w:rPr>
        <w:t xml:space="preserve">. </w:t>
      </w:r>
      <w:r w:rsidRPr="0051769E">
        <w:rPr>
          <w:rFonts w:ascii="Arial" w:hAnsi="Arial" w:cs="Arial"/>
        </w:rPr>
        <w:t>Conversely, when employees are actively involved in the transition, they are more likely to accept the system as a step toward modernization, stabilizing the actor-network (Spitzer, 2025). Consequently, ANT demonstrates that system adoption depends on aligning both human and technological actants to work together seamlessly within the socio-technical network (Spitzer, 2025).</w:t>
      </w:r>
    </w:p>
    <w:p w14:paraId="1D101716" w14:textId="77777777" w:rsidR="00E370AC" w:rsidRDefault="00E370AC" w:rsidP="00E370AC">
      <w:pPr>
        <w:rPr>
          <w:rFonts w:ascii="Arial" w:hAnsi="Arial" w:cs="Arial"/>
        </w:rPr>
      </w:pPr>
    </w:p>
    <w:p w14:paraId="2B8DBD75" w14:textId="07B7E142" w:rsidR="00E370AC" w:rsidRPr="00E370AC" w:rsidRDefault="00E370AC" w:rsidP="00E370AC">
      <w:pPr>
        <w:rPr>
          <w:rFonts w:ascii="Arial" w:hAnsi="Arial" w:cs="Arial"/>
          <w:b/>
          <w:bCs/>
        </w:rPr>
      </w:pPr>
      <w:r>
        <w:rPr>
          <w:rFonts w:ascii="Arial" w:hAnsi="Arial" w:cs="Arial"/>
          <w:b/>
          <w:bCs/>
        </w:rPr>
        <w:t xml:space="preserve">3.5 </w:t>
      </w:r>
      <w:r w:rsidR="00EA2530" w:rsidRPr="00E370AC">
        <w:rPr>
          <w:rFonts w:ascii="Arial" w:hAnsi="Arial" w:cs="Arial"/>
          <w:b/>
          <w:bCs/>
        </w:rPr>
        <w:t>Security Perceptions, Managerial Control, and Risk Standards</w:t>
      </w:r>
    </w:p>
    <w:p w14:paraId="048BEE03" w14:textId="4FA769DF" w:rsidR="00E370AC" w:rsidRDefault="00EA2530" w:rsidP="00E370AC">
      <w:pPr>
        <w:rPr>
          <w:rFonts w:ascii="Arial" w:hAnsi="Arial" w:cs="Arial"/>
        </w:rPr>
      </w:pPr>
      <w:r w:rsidRPr="00E370AC">
        <w:rPr>
          <w:rFonts w:ascii="Arial" w:hAnsi="Arial" w:cs="Arial"/>
        </w:rPr>
        <w:t>In e-government environments, information security risk management is paramount and directly influences a region's digital readiness (Bewasana</w:t>
      </w:r>
      <w:r w:rsidR="002E6543">
        <w:rPr>
          <w:rFonts w:ascii="Arial" w:hAnsi="Arial" w:cs="Arial"/>
        </w:rPr>
        <w:t>,</w:t>
      </w:r>
      <w:r w:rsidRPr="00E370AC">
        <w:rPr>
          <w:rFonts w:ascii="Arial" w:hAnsi="Arial" w:cs="Arial"/>
        </w:rPr>
        <w:t xml:space="preserve"> 2024). Perceived security among employees is positively correlated with administrative control and productivity, leading to higher job satisfaction when work processes are transparent and controllable (Abacı</w:t>
      </w:r>
      <w:r w:rsidR="002E6543">
        <w:rPr>
          <w:rFonts w:ascii="Arial" w:hAnsi="Arial" w:cs="Arial"/>
        </w:rPr>
        <w:t>,</w:t>
      </w:r>
      <w:r w:rsidRPr="00E370AC">
        <w:rPr>
          <w:rFonts w:ascii="Arial" w:hAnsi="Arial" w:cs="Arial"/>
        </w:rPr>
        <w:t xml:space="preserve"> 2022). To ensure high security, agencies are encouraged to integrate international standards like ISO 27001 with the TOGAF Enterprise Architecture (EA) framework (Bewasana</w:t>
      </w:r>
      <w:r w:rsidR="002E6543">
        <w:rPr>
          <w:rFonts w:ascii="Arial" w:hAnsi="Arial" w:cs="Arial"/>
        </w:rPr>
        <w:t>,</w:t>
      </w:r>
      <w:r w:rsidRPr="00E370AC">
        <w:rPr>
          <w:rFonts w:ascii="Arial" w:hAnsi="Arial" w:cs="Arial"/>
        </w:rPr>
        <w:t xml:space="preserve"> 2024). This integration ensures that security services, classification, and data quality are addressed across all organizational phases (Bewasana</w:t>
      </w:r>
      <w:r w:rsidR="002E6543">
        <w:rPr>
          <w:rFonts w:ascii="Arial" w:hAnsi="Arial" w:cs="Arial"/>
        </w:rPr>
        <w:t>,</w:t>
      </w:r>
      <w:r w:rsidRPr="00E370AC">
        <w:rPr>
          <w:rFonts w:ascii="Arial" w:hAnsi="Arial" w:cs="Arial"/>
        </w:rPr>
        <w:t xml:space="preserve"> 2024). Additionally, the harmonization of digital identity documents, such as the European Digital Identity (EUDI) Wallet, is essential for secure cross-border interactions under regulations (Zafeiropoulou</w:t>
      </w:r>
      <w:r w:rsidR="002E6543">
        <w:rPr>
          <w:rFonts w:ascii="Arial" w:hAnsi="Arial" w:cs="Arial"/>
        </w:rPr>
        <w:t>,</w:t>
      </w:r>
      <w:r w:rsidRPr="00E370AC">
        <w:rPr>
          <w:rFonts w:ascii="Arial" w:hAnsi="Arial" w:cs="Arial"/>
        </w:rPr>
        <w:t xml:space="preserve"> 2023).</w:t>
      </w:r>
    </w:p>
    <w:p w14:paraId="20BE9659" w14:textId="0EA9CD27" w:rsidR="0051769E" w:rsidRPr="0051769E" w:rsidRDefault="0051769E" w:rsidP="0051769E">
      <w:pPr>
        <w:rPr>
          <w:rFonts w:ascii="Arial" w:hAnsi="Arial" w:cs="Arial"/>
        </w:rPr>
      </w:pPr>
      <w:r w:rsidRPr="0051769E">
        <w:rPr>
          <w:rFonts w:ascii="Arial" w:hAnsi="Arial" w:cs="Arial"/>
        </w:rPr>
        <w:t>Addressing these security gaps requires systematic, standards-based risk assessments, utilizing the ISO/IEC 27001:2022 and ISO/IEC 27005 frameworks (Alfitrah, 2026). Under these standards, risk assessment is performed by calculating a risk score based on the likelihood of a threat occurring and the potential severity of its consequences on information assets (Alfitrah, 2026). This risk scoring allows administrators to prioritize security controls, mapping identified threats directly to specific mitigation measures recommended in Annex A of the ISO standard (Alfitrah, 2026). By applying the Plan-Do-Check-Act (PDCA) performance cycle, public agencies can perform regular gap analyses, evaluating whether current security controls are fully, partially, or not implemented (Alfitrah, 2026). This structured methodology ensures that high-risk areas are systematically identified, allowing decision-makers to allocate security resources effectively (Alfitrah, 2026).</w:t>
      </w:r>
    </w:p>
    <w:p w14:paraId="59765919" w14:textId="197B5725" w:rsidR="0051769E" w:rsidRDefault="0051769E" w:rsidP="0051769E">
      <w:pPr>
        <w:rPr>
          <w:rFonts w:ascii="Arial" w:hAnsi="Arial" w:cs="Arial"/>
        </w:rPr>
      </w:pPr>
      <w:r w:rsidRPr="0051769E">
        <w:rPr>
          <w:rFonts w:ascii="Arial" w:hAnsi="Arial" w:cs="Arial"/>
        </w:rPr>
        <w:lastRenderedPageBreak/>
        <w:t>Practical risk mitigation within document systems requires enforcing individualized credentials and automating security protocols (Alfitrah, 2026). Administrators must eliminate shared account practices and implement Role-Based Access Control (RBAC) alongside Multi-Factor Authentication (MFA) to restrict document access to authorized users (Alfitrah, 2026). Furthermore, backup procedures must be automated and validated through regular restoration tests to prevent data loss from system conflicts or hardware failures (Alfitrah, 2026). Cryptographic safeguards, such as data encryption on backup media, must be applied to secure records during transit and storage (Alfitrah, 2026). These technical measures ensure that databases remain resilient, protecting data confidentiality, integrity, and availability (Alfitrah, 2026).</w:t>
      </w:r>
    </w:p>
    <w:p w14:paraId="531EAF7F" w14:textId="77777777" w:rsidR="00E370AC" w:rsidRDefault="00E370AC" w:rsidP="00E370AC">
      <w:pPr>
        <w:rPr>
          <w:rFonts w:ascii="Arial" w:hAnsi="Arial" w:cs="Arial"/>
        </w:rPr>
      </w:pPr>
    </w:p>
    <w:p w14:paraId="2DB67E23" w14:textId="2D1899C1" w:rsidR="00E370AC" w:rsidRPr="00E370AC" w:rsidRDefault="00E370AC" w:rsidP="00E370AC">
      <w:pPr>
        <w:rPr>
          <w:rFonts w:ascii="Arial" w:hAnsi="Arial" w:cs="Arial"/>
          <w:b/>
          <w:bCs/>
        </w:rPr>
      </w:pPr>
      <w:r>
        <w:rPr>
          <w:rFonts w:ascii="Arial" w:hAnsi="Arial" w:cs="Arial"/>
          <w:b/>
          <w:bCs/>
        </w:rPr>
        <w:t xml:space="preserve">3.6 </w:t>
      </w:r>
      <w:r w:rsidR="00EA2530" w:rsidRPr="00E370AC">
        <w:rPr>
          <w:rFonts w:ascii="Arial" w:hAnsi="Arial" w:cs="Arial"/>
          <w:b/>
          <w:bCs/>
        </w:rPr>
        <w:t xml:space="preserve"> Integrated Strategies for Secure Scalable Governance</w:t>
      </w:r>
    </w:p>
    <w:p w14:paraId="437E4AAF" w14:textId="724417B6" w:rsidR="00EA2530" w:rsidRDefault="00EA2530" w:rsidP="00E370AC">
      <w:pPr>
        <w:rPr>
          <w:rFonts w:ascii="Arial" w:hAnsi="Arial" w:cs="Arial"/>
        </w:rPr>
      </w:pPr>
      <w:r w:rsidRPr="00E370AC">
        <w:rPr>
          <w:rFonts w:ascii="Arial" w:hAnsi="Arial" w:cs="Arial"/>
        </w:rPr>
        <w:t>Successful digital governance requires a structured approach to the system life cycle, moving from rigorous feasibility studies to long-term sustainability (Iipumbu</w:t>
      </w:r>
      <w:r w:rsidR="002466C6">
        <w:rPr>
          <w:rFonts w:ascii="Arial" w:hAnsi="Arial" w:cs="Arial"/>
        </w:rPr>
        <w:t>,</w:t>
      </w:r>
      <w:r w:rsidRPr="00E370AC">
        <w:rPr>
          <w:rFonts w:ascii="Arial" w:hAnsi="Arial" w:cs="Arial"/>
        </w:rPr>
        <w:t xml:space="preserve"> 2025; Aguado-Riveros</w:t>
      </w:r>
      <w:r w:rsidR="002466C6">
        <w:rPr>
          <w:rFonts w:ascii="Arial" w:hAnsi="Arial" w:cs="Arial"/>
        </w:rPr>
        <w:t>,</w:t>
      </w:r>
      <w:r w:rsidRPr="00E370AC">
        <w:rPr>
          <w:rFonts w:ascii="Arial" w:hAnsi="Arial" w:cs="Arial"/>
        </w:rPr>
        <w:t xml:space="preserve"> 2026). Implementation failures are often linked to a "big bang" approach in rigid SDLC models like the waterfall model, which prevents early detection of technical bottlenecks (Iipumbu</w:t>
      </w:r>
      <w:r w:rsidR="002466C6">
        <w:rPr>
          <w:rFonts w:ascii="Arial" w:hAnsi="Arial" w:cs="Arial"/>
        </w:rPr>
        <w:t>,</w:t>
      </w:r>
      <w:r w:rsidRPr="00E370AC">
        <w:rPr>
          <w:rFonts w:ascii="Arial" w:hAnsi="Arial" w:cs="Arial"/>
        </w:rPr>
        <w:t xml:space="preserve"> 2025). Organizational maturity, as measured by the Process and Enterprise Maturity Model (PEMM), serves as a strong predictor of how effectively an agency can navigate the DMS life cycle (Zabukovšek, 2023). Ultimately, secure and scalable governance is achieved by aligning procedural simplification with robust records flows, ensuring that document management is treated as an enabling infrastructure for transparency and accountability (Aguado-Riveros</w:t>
      </w:r>
      <w:r w:rsidR="002466C6">
        <w:rPr>
          <w:rFonts w:ascii="Arial" w:hAnsi="Arial" w:cs="Arial"/>
        </w:rPr>
        <w:t>,</w:t>
      </w:r>
      <w:r w:rsidRPr="00E370AC">
        <w:rPr>
          <w:rFonts w:ascii="Arial" w:hAnsi="Arial" w:cs="Arial"/>
        </w:rPr>
        <w:t xml:space="preserve"> 2026).</w:t>
      </w:r>
    </w:p>
    <w:p w14:paraId="4FBB035F" w14:textId="2AFBBE83" w:rsidR="0051769E" w:rsidRPr="0051769E" w:rsidRDefault="0051769E" w:rsidP="0051769E">
      <w:pPr>
        <w:rPr>
          <w:rFonts w:ascii="Arial" w:hAnsi="Arial" w:cs="Arial"/>
        </w:rPr>
      </w:pPr>
      <w:r w:rsidRPr="0051769E">
        <w:rPr>
          <w:rFonts w:ascii="Arial" w:hAnsi="Arial" w:cs="Arial"/>
        </w:rPr>
        <w:t>Securing and scaling governance systems in the long term requires continuous capacity building, specialized training programs, and cloud-ready architectures (Uthayopas, 2022). Dedicated training academies, such as the Thai Digital Government Academy (TDGA), must be established to train public sector employees on how to apply standardized guidelines within their organizations (Uthayopas</w:t>
      </w:r>
      <w:r w:rsidR="002466C6">
        <w:rPr>
          <w:rFonts w:ascii="Arial" w:hAnsi="Arial" w:cs="Arial"/>
        </w:rPr>
        <w:t>,</w:t>
      </w:r>
      <w:r w:rsidRPr="0051769E">
        <w:rPr>
          <w:rFonts w:ascii="Arial" w:hAnsi="Arial" w:cs="Arial"/>
        </w:rPr>
        <w:t xml:space="preserve"> 2022). This training can be delivered online or offline, focusing on digital competencies, records management, and security standards (Uthayopas, 2022). Furthermore, public systems must transition from traditional, localized databases to secure cloud-computing models (Saputra</w:t>
      </w:r>
      <w:r w:rsidR="002466C6">
        <w:rPr>
          <w:rFonts w:ascii="Arial" w:hAnsi="Arial" w:cs="Arial"/>
        </w:rPr>
        <w:t>,</w:t>
      </w:r>
      <w:r w:rsidRPr="0051769E">
        <w:rPr>
          <w:rFonts w:ascii="Arial" w:hAnsi="Arial" w:cs="Arial"/>
        </w:rPr>
        <w:t xml:space="preserve"> 2024). Adopting cloud-ready document management platforms allows public offices to scale their storage, integrate artificial intelligence, and manage records flexibly without relying on paper-intensive procedures (Saputra</w:t>
      </w:r>
      <w:r w:rsidR="002466C6">
        <w:rPr>
          <w:rFonts w:ascii="Arial" w:hAnsi="Arial" w:cs="Arial"/>
        </w:rPr>
        <w:t>,</w:t>
      </w:r>
      <w:r w:rsidRPr="0051769E">
        <w:rPr>
          <w:rFonts w:ascii="Arial" w:hAnsi="Arial" w:cs="Arial"/>
        </w:rPr>
        <w:t xml:space="preserve"> 2024).</w:t>
      </w:r>
    </w:p>
    <w:p w14:paraId="2082FC22" w14:textId="00FEB465" w:rsidR="002C7737" w:rsidRDefault="0051769E" w:rsidP="00E370AC">
      <w:pPr>
        <w:rPr>
          <w:rFonts w:ascii="Arial" w:hAnsi="Arial" w:cs="Arial"/>
        </w:rPr>
      </w:pPr>
      <w:r w:rsidRPr="0051769E">
        <w:rPr>
          <w:rFonts w:ascii="Arial" w:hAnsi="Arial" w:cs="Arial"/>
        </w:rPr>
        <w:t xml:space="preserve">Ultimately, digital standardization and technical upgrades must be combined with administrative professionalization, anti-patronage policies, and a community-oriented ethos (Shopola, 2024). Public sector reforms must depoliticize local government administrations by limiting the political rights of officials and implementing merit-based recruitment processes (Shopola, 2024). This requires political buy-in from </w:t>
      </w:r>
      <w:r w:rsidRPr="0051769E">
        <w:rPr>
          <w:rFonts w:ascii="Arial" w:hAnsi="Arial" w:cs="Arial"/>
        </w:rPr>
        <w:lastRenderedPageBreak/>
        <w:t xml:space="preserve">ruling parties and </w:t>
      </w:r>
      <w:r w:rsidR="002466C6" w:rsidRPr="0051769E">
        <w:rPr>
          <w:rFonts w:ascii="Arial" w:hAnsi="Arial" w:cs="Arial"/>
        </w:rPr>
        <w:t>labour</w:t>
      </w:r>
      <w:r w:rsidRPr="0051769E">
        <w:rPr>
          <w:rFonts w:ascii="Arial" w:hAnsi="Arial" w:cs="Arial"/>
        </w:rPr>
        <w:t xml:space="preserve"> unions, ensuring that administrative codes of ethics are respected and enforced (Shopola, 2024). Furthermore, public systems should cultivate an administrative philosophy of praxis underpinned by regional cultural principles, such as Ubuntu, which values sacrifice, humility, and service to the community (Shopola, 2024). This human-centric alignment ensures that digital tools, standard regulations, and ethical values function together as a stable, open socio-technical system, bringing sustainable development and service excellence to the public (Shopola, 2024).</w:t>
      </w:r>
    </w:p>
    <w:p w14:paraId="5718CA1D" w14:textId="77777777" w:rsidR="002C7737" w:rsidRDefault="002C7737" w:rsidP="00E370AC">
      <w:pPr>
        <w:rPr>
          <w:rFonts w:ascii="Arial" w:hAnsi="Arial" w:cs="Arial"/>
        </w:rPr>
      </w:pPr>
    </w:p>
    <w:p w14:paraId="25F2BDD7" w14:textId="40D62A52" w:rsidR="002C7737" w:rsidRPr="002466C6" w:rsidRDefault="002C7737" w:rsidP="002466C6">
      <w:pPr>
        <w:pStyle w:val="ListParagraph"/>
        <w:numPr>
          <w:ilvl w:val="0"/>
          <w:numId w:val="12"/>
        </w:numPr>
        <w:rPr>
          <w:rFonts w:ascii="Arial" w:hAnsi="Arial" w:cs="Arial"/>
          <w:b/>
          <w:bCs/>
          <w:sz w:val="28"/>
          <w:szCs w:val="28"/>
          <w:u w:val="single"/>
        </w:rPr>
      </w:pPr>
      <w:r w:rsidRPr="002466C6">
        <w:rPr>
          <w:rFonts w:ascii="Arial" w:hAnsi="Arial" w:cs="Arial"/>
          <w:b/>
          <w:bCs/>
          <w:sz w:val="28"/>
          <w:szCs w:val="28"/>
          <w:u w:val="single"/>
        </w:rPr>
        <w:t>REFERENCES</w:t>
      </w:r>
    </w:p>
    <w:p w14:paraId="7C189ADD" w14:textId="77777777" w:rsidR="002466C6" w:rsidRDefault="002466C6" w:rsidP="002466C6">
      <w:pPr>
        <w:pStyle w:val="ListParagraph"/>
        <w:spacing w:before="120" w:after="120"/>
        <w:rPr>
          <w:rFonts w:ascii="Arial" w:hAnsi="Arial" w:cs="Arial"/>
        </w:rPr>
      </w:pPr>
    </w:p>
    <w:p w14:paraId="5ABDEF56" w14:textId="23367AFA" w:rsidR="002C7737"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Spitzer, V. &amp; Wimmer, M.A., 2025. Adoption and Acceptance of New Systems: A Technology Acceptance Study in a Local Authority. In: Proceedings of the International Conference on e-Democracy and e-Government (ICEDEG), pp.131–138. </w:t>
      </w:r>
      <w:hyperlink r:id="rId14" w:history="1">
        <w:r w:rsidRPr="002466C6">
          <w:rPr>
            <w:rStyle w:val="Hyperlink"/>
            <w:rFonts w:ascii="Arial" w:hAnsi="Arial" w:cs="Arial"/>
          </w:rPr>
          <w:t>https://doi.org/10.1109/ICEDEG65568.2025.11081605</w:t>
        </w:r>
      </w:hyperlink>
    </w:p>
    <w:p w14:paraId="51BF0416" w14:textId="77777777" w:rsidR="002466C6" w:rsidRPr="002466C6" w:rsidRDefault="002466C6" w:rsidP="002466C6">
      <w:pPr>
        <w:pStyle w:val="ListParagraph"/>
        <w:spacing w:before="120" w:after="120"/>
        <w:rPr>
          <w:rFonts w:ascii="Arial" w:hAnsi="Arial" w:cs="Arial"/>
        </w:rPr>
      </w:pPr>
    </w:p>
    <w:p w14:paraId="6C8A1998" w14:textId="7AF644DC" w:rsidR="002466C6" w:rsidRPr="002466C6" w:rsidRDefault="009346F1" w:rsidP="002466C6">
      <w:pPr>
        <w:pStyle w:val="ListParagraph"/>
        <w:numPr>
          <w:ilvl w:val="0"/>
          <w:numId w:val="18"/>
        </w:numPr>
        <w:spacing w:before="120" w:after="120"/>
        <w:rPr>
          <w:rFonts w:ascii="Arial" w:hAnsi="Arial" w:cs="Arial"/>
        </w:rPr>
      </w:pPr>
      <w:r w:rsidRPr="002466C6">
        <w:rPr>
          <w:rFonts w:ascii="Arial" w:hAnsi="Arial" w:cs="Arial"/>
        </w:rPr>
        <w:t xml:space="preserve">Iipumbu, A. &amp; Nengomasha, C.T., 2025. Application of the system development life cycle for the implementation of an electronic document and records management system in the public service of Namibia. Journal of the South African Society of Archivists, 58(1), pp.213–225. </w:t>
      </w:r>
      <w:hyperlink r:id="rId15" w:history="1">
        <w:r w:rsidRPr="002466C6">
          <w:rPr>
            <w:rStyle w:val="Hyperlink"/>
            <w:rFonts w:ascii="Arial" w:hAnsi="Arial" w:cs="Arial"/>
          </w:rPr>
          <w:t>https://doi.org/10.4314/jsasa.v58i.13</w:t>
        </w:r>
      </w:hyperlink>
    </w:p>
    <w:p w14:paraId="06B86F14" w14:textId="77777777" w:rsidR="002466C6" w:rsidRPr="002466C6" w:rsidRDefault="002466C6" w:rsidP="002466C6">
      <w:pPr>
        <w:pStyle w:val="ListParagraph"/>
        <w:spacing w:before="120" w:after="120"/>
        <w:rPr>
          <w:rFonts w:ascii="Arial" w:hAnsi="Arial" w:cs="Arial"/>
        </w:rPr>
      </w:pPr>
    </w:p>
    <w:p w14:paraId="3B814DC3" w14:textId="6141F4BD" w:rsidR="002C7737" w:rsidRDefault="009346F1" w:rsidP="002466C6">
      <w:pPr>
        <w:pStyle w:val="ListParagraph"/>
        <w:numPr>
          <w:ilvl w:val="0"/>
          <w:numId w:val="18"/>
        </w:numPr>
        <w:spacing w:before="120" w:after="120"/>
        <w:rPr>
          <w:rFonts w:ascii="Arial" w:hAnsi="Arial" w:cs="Arial"/>
        </w:rPr>
      </w:pPr>
      <w:r w:rsidRPr="002466C6">
        <w:rPr>
          <w:rFonts w:ascii="Arial" w:hAnsi="Arial" w:cs="Arial"/>
        </w:rPr>
        <w:t xml:space="preserve">Saputra, H., Radliya, N.R., Soegoto, E.S. &amp; Ilham, F.F., 2024. Design of Public Service Administrative Information System. In: 2024 International Conference on Informatics Engineering, Science &amp; Technology (INCITEST), Bandung, Indonesia, pp.1–6. </w:t>
      </w:r>
      <w:hyperlink r:id="rId16" w:history="1">
        <w:r w:rsidRPr="002466C6">
          <w:rPr>
            <w:rStyle w:val="Hyperlink"/>
            <w:rFonts w:ascii="Arial" w:hAnsi="Arial" w:cs="Arial"/>
          </w:rPr>
          <w:t>https://doi.org/10.1109/INCITEST64888.2024.11121522</w:t>
        </w:r>
      </w:hyperlink>
    </w:p>
    <w:p w14:paraId="39684620" w14:textId="77777777" w:rsidR="002466C6" w:rsidRPr="002466C6" w:rsidRDefault="002466C6" w:rsidP="002466C6">
      <w:pPr>
        <w:pStyle w:val="ListParagraph"/>
        <w:spacing w:before="120" w:after="120"/>
        <w:rPr>
          <w:rFonts w:ascii="Arial" w:hAnsi="Arial" w:cs="Arial"/>
        </w:rPr>
      </w:pPr>
    </w:p>
    <w:p w14:paraId="715A24D4" w14:textId="738FDCAC" w:rsidR="002466C6" w:rsidRPr="002466C6" w:rsidRDefault="009346F1" w:rsidP="002466C6">
      <w:pPr>
        <w:pStyle w:val="ListParagraph"/>
        <w:numPr>
          <w:ilvl w:val="0"/>
          <w:numId w:val="18"/>
        </w:numPr>
        <w:spacing w:before="120" w:after="120"/>
        <w:rPr>
          <w:rFonts w:ascii="Arial" w:hAnsi="Arial" w:cs="Arial"/>
        </w:rPr>
      </w:pPr>
      <w:r w:rsidRPr="002466C6">
        <w:rPr>
          <w:rFonts w:ascii="Arial" w:hAnsi="Arial" w:cs="Arial"/>
        </w:rPr>
        <w:t xml:space="preserve">Abaci, K., 2022. Efficiency of Electronic Document Management Systems: A Case Study. Science, Education and Innovations in the Context of Modern Problems, 5, pp.75–86. </w:t>
      </w:r>
      <w:hyperlink r:id="rId17" w:history="1">
        <w:r w:rsidRPr="002466C6">
          <w:rPr>
            <w:rStyle w:val="Hyperlink"/>
            <w:rFonts w:ascii="Arial" w:hAnsi="Arial" w:cs="Arial"/>
          </w:rPr>
          <w:t>https://doi.org/10.56334/sei/5.3.7</w:t>
        </w:r>
      </w:hyperlink>
    </w:p>
    <w:p w14:paraId="571F9313" w14:textId="77777777" w:rsidR="002466C6" w:rsidRPr="002466C6" w:rsidRDefault="002466C6" w:rsidP="002466C6">
      <w:pPr>
        <w:pStyle w:val="ListParagraph"/>
        <w:spacing w:before="120" w:after="120"/>
        <w:rPr>
          <w:rFonts w:ascii="Arial" w:hAnsi="Arial" w:cs="Arial"/>
        </w:rPr>
      </w:pPr>
    </w:p>
    <w:p w14:paraId="6853116B" w14:textId="255801D2" w:rsidR="002466C6" w:rsidRPr="002466C6" w:rsidRDefault="002711B7" w:rsidP="002466C6">
      <w:pPr>
        <w:pStyle w:val="ListParagraph"/>
        <w:numPr>
          <w:ilvl w:val="0"/>
          <w:numId w:val="18"/>
        </w:numPr>
        <w:spacing w:before="120" w:after="120"/>
        <w:rPr>
          <w:rFonts w:ascii="Arial" w:hAnsi="Arial" w:cs="Arial"/>
        </w:rPr>
      </w:pPr>
      <w:r w:rsidRPr="002466C6">
        <w:rPr>
          <w:rFonts w:ascii="Arial" w:hAnsi="Arial" w:cs="Arial"/>
        </w:rPr>
        <w:t xml:space="preserve">Bewasana, D.A.D., Sidabutar, J., Sunaringtyas, S.U. &amp; Yulita, T., 2024. Designing Information Security Risk Management Policies in an E-Government System Using TOGAF Enterprise Architecture. In: 2024 12th International Conference on Cyber and IT Service Management (CITSM), Batam, Indonesia, pp.1–5. </w:t>
      </w:r>
      <w:hyperlink r:id="rId18" w:history="1">
        <w:r w:rsidRPr="002466C6">
          <w:rPr>
            <w:rStyle w:val="Hyperlink"/>
            <w:rFonts w:ascii="Arial" w:hAnsi="Arial" w:cs="Arial"/>
          </w:rPr>
          <w:t>https://doi.org/10.1109/CITSM64103.2024.10775503</w:t>
        </w:r>
      </w:hyperlink>
    </w:p>
    <w:p w14:paraId="492695F1" w14:textId="77777777" w:rsidR="002466C6" w:rsidRPr="002466C6" w:rsidRDefault="002466C6" w:rsidP="002466C6">
      <w:pPr>
        <w:pStyle w:val="ListParagraph"/>
        <w:spacing w:before="120" w:after="120"/>
        <w:rPr>
          <w:rFonts w:ascii="Arial" w:hAnsi="Arial" w:cs="Arial"/>
        </w:rPr>
      </w:pPr>
    </w:p>
    <w:p w14:paraId="5E91991B" w14:textId="3DBE1287" w:rsidR="002711B7" w:rsidRPr="002466C6" w:rsidRDefault="002711B7" w:rsidP="002466C6">
      <w:pPr>
        <w:pStyle w:val="ListParagraph"/>
        <w:numPr>
          <w:ilvl w:val="0"/>
          <w:numId w:val="18"/>
        </w:numPr>
        <w:spacing w:before="120" w:after="120"/>
        <w:rPr>
          <w:rFonts w:ascii="Arial" w:hAnsi="Arial" w:cs="Arial"/>
        </w:rPr>
      </w:pPr>
      <w:r w:rsidRPr="002466C6">
        <w:rPr>
          <w:rFonts w:ascii="Arial" w:hAnsi="Arial" w:cs="Arial"/>
        </w:rPr>
        <w:t xml:space="preserve">Zafeiropoulou, A. &amp; Sakkopoulos, E., 2023. Harmonising Digital Identity Documents. In: 2023 14th International Conference on Information, Intelligence, Systems &amp; Applications (IISA), Volos, Greece, pp.1–8. </w:t>
      </w:r>
      <w:hyperlink r:id="rId19" w:history="1">
        <w:r w:rsidRPr="002466C6">
          <w:rPr>
            <w:rStyle w:val="Hyperlink"/>
            <w:rFonts w:ascii="Arial" w:hAnsi="Arial" w:cs="Arial"/>
          </w:rPr>
          <w:t>https://doi.org/10.1109/IISA59645.2023.10345955</w:t>
        </w:r>
      </w:hyperlink>
    </w:p>
    <w:p w14:paraId="53A6FA3C" w14:textId="35E81D43" w:rsidR="002711B7" w:rsidRDefault="002711B7" w:rsidP="002466C6">
      <w:pPr>
        <w:pStyle w:val="ListParagraph"/>
        <w:numPr>
          <w:ilvl w:val="0"/>
          <w:numId w:val="18"/>
        </w:numPr>
        <w:spacing w:before="120" w:after="120"/>
        <w:rPr>
          <w:rFonts w:ascii="Arial" w:hAnsi="Arial" w:cs="Arial"/>
        </w:rPr>
      </w:pPr>
      <w:r w:rsidRPr="002466C6">
        <w:rPr>
          <w:rFonts w:ascii="Arial" w:hAnsi="Arial" w:cs="Arial"/>
        </w:rPr>
        <w:lastRenderedPageBreak/>
        <w:t xml:space="preserve">Saputra, M., Hermawan, I., Puspitasari, W. &amp; Almaarif, A., 2020. How to Integrate Enterprise Asset Management System for Smart Hospital: A Case Study. In: 2020 International Conference on ICT for Smart Society (ICISS), Bandung, Indonesia, pp.1–8. </w:t>
      </w:r>
      <w:hyperlink r:id="rId20" w:history="1">
        <w:r w:rsidRPr="002466C6">
          <w:rPr>
            <w:rStyle w:val="Hyperlink"/>
            <w:rFonts w:ascii="Arial" w:hAnsi="Arial" w:cs="Arial"/>
          </w:rPr>
          <w:t>https://doi.org/10.1109/ICISS50791.2020.9307535</w:t>
        </w:r>
      </w:hyperlink>
    </w:p>
    <w:p w14:paraId="13145161" w14:textId="77777777" w:rsidR="002466C6" w:rsidRPr="002466C6" w:rsidRDefault="002466C6" w:rsidP="002466C6">
      <w:pPr>
        <w:pStyle w:val="ListParagraph"/>
        <w:spacing w:before="120" w:after="120"/>
        <w:rPr>
          <w:rFonts w:ascii="Arial" w:hAnsi="Arial" w:cs="Arial"/>
        </w:rPr>
      </w:pPr>
    </w:p>
    <w:p w14:paraId="31259E1E" w14:textId="144D3BBF" w:rsidR="002466C6" w:rsidRPr="002466C6" w:rsidRDefault="002711B7" w:rsidP="002466C6">
      <w:pPr>
        <w:pStyle w:val="ListParagraph"/>
        <w:numPr>
          <w:ilvl w:val="0"/>
          <w:numId w:val="18"/>
        </w:numPr>
        <w:spacing w:before="120" w:after="120"/>
        <w:rPr>
          <w:rFonts w:ascii="Arial" w:hAnsi="Arial" w:cs="Arial"/>
        </w:rPr>
      </w:pPr>
      <w:r w:rsidRPr="002466C6">
        <w:rPr>
          <w:rFonts w:ascii="Arial" w:hAnsi="Arial" w:cs="Arial"/>
        </w:rPr>
        <w:t xml:space="preserve">Aksu, M.Ç. &amp; Alan, A., 2026. Investigation of Electronic Document Management System Usability across User Groups. </w:t>
      </w:r>
      <w:r w:rsidRPr="002466C6">
        <w:rPr>
          <w:rFonts w:ascii="Arial" w:hAnsi="Arial" w:cs="Arial"/>
          <w:i/>
          <w:iCs/>
        </w:rPr>
        <w:t>Applied Computer Systems</w:t>
      </w:r>
      <w:r w:rsidRPr="002466C6">
        <w:rPr>
          <w:rFonts w:ascii="Arial" w:hAnsi="Arial" w:cs="Arial"/>
        </w:rPr>
        <w:t xml:space="preserve">, 31, pp.17–29. </w:t>
      </w:r>
      <w:hyperlink r:id="rId21" w:history="1">
        <w:r w:rsidRPr="002466C6">
          <w:rPr>
            <w:rStyle w:val="Hyperlink"/>
            <w:rFonts w:ascii="Arial" w:hAnsi="Arial" w:cs="Arial"/>
          </w:rPr>
          <w:t>https://doi.org/10.2478/acss-2026-0002</w:t>
        </w:r>
      </w:hyperlink>
    </w:p>
    <w:p w14:paraId="67513330" w14:textId="77777777" w:rsidR="002466C6" w:rsidRPr="002466C6" w:rsidRDefault="002466C6" w:rsidP="002466C6">
      <w:pPr>
        <w:pStyle w:val="ListParagraph"/>
        <w:spacing w:before="120" w:after="120"/>
        <w:rPr>
          <w:rFonts w:ascii="Arial" w:hAnsi="Arial" w:cs="Arial"/>
        </w:rPr>
      </w:pPr>
    </w:p>
    <w:p w14:paraId="13D0A73E" w14:textId="4C94787C" w:rsidR="002711B7" w:rsidRPr="002466C6" w:rsidRDefault="003057E9" w:rsidP="002466C6">
      <w:pPr>
        <w:pStyle w:val="ListParagraph"/>
        <w:numPr>
          <w:ilvl w:val="0"/>
          <w:numId w:val="18"/>
        </w:numPr>
        <w:spacing w:before="120" w:after="120"/>
        <w:rPr>
          <w:rFonts w:ascii="Arial" w:hAnsi="Arial" w:cs="Arial"/>
        </w:rPr>
      </w:pPr>
      <w:r w:rsidRPr="002466C6">
        <w:rPr>
          <w:rFonts w:ascii="Arial" w:hAnsi="Arial" w:cs="Arial"/>
        </w:rPr>
        <w:t xml:space="preserve">Sternad Zabukovšek, S., Jordan, S. &amp; Bobek, S., 2023. Managing Document Management Systems’ Life Cycle in Relation to an Organization’s Maturity for Digital Transformation. Sustainability, 15, p.15212. </w:t>
      </w:r>
      <w:hyperlink r:id="rId22" w:history="1">
        <w:r w:rsidRPr="002466C6">
          <w:rPr>
            <w:rStyle w:val="Hyperlink"/>
            <w:rFonts w:ascii="Arial" w:hAnsi="Arial" w:cs="Arial"/>
          </w:rPr>
          <w:t>https://doi.org/10.3390/su152115212</w:t>
        </w:r>
      </w:hyperlink>
    </w:p>
    <w:p w14:paraId="18328E91" w14:textId="77777777" w:rsidR="002466C6" w:rsidRDefault="002466C6" w:rsidP="002466C6">
      <w:pPr>
        <w:pStyle w:val="ListParagraph"/>
        <w:spacing w:before="120" w:after="120"/>
        <w:rPr>
          <w:rFonts w:ascii="Arial" w:hAnsi="Arial" w:cs="Arial"/>
        </w:rPr>
      </w:pPr>
    </w:p>
    <w:p w14:paraId="6291F5EC" w14:textId="71F9D378" w:rsidR="003057E9" w:rsidRPr="002466C6" w:rsidRDefault="003057E9" w:rsidP="002466C6">
      <w:pPr>
        <w:pStyle w:val="ListParagraph"/>
        <w:numPr>
          <w:ilvl w:val="0"/>
          <w:numId w:val="18"/>
        </w:numPr>
        <w:spacing w:before="120" w:after="120"/>
        <w:rPr>
          <w:rFonts w:ascii="Arial" w:hAnsi="Arial" w:cs="Arial"/>
        </w:rPr>
      </w:pPr>
      <w:r w:rsidRPr="002466C6">
        <w:rPr>
          <w:rFonts w:ascii="Arial" w:hAnsi="Arial" w:cs="Arial"/>
        </w:rPr>
        <w:t xml:space="preserve">Aguado-Riveros, U.I., Espinoza-Quispe, L.E., Santillán-Enciso, C.L., Silva-Infantes, M., Barrionuevo-Inca-Roca, Y.A., Astuñaupa-Flores, S.N., Poma-Lagos, L.A., Navarro-Véliz, J.A. &amp; González-Prida, V., 2026. Reducing Administrative Burden Through Simplification and Document Management in Local Governments: Evidence from a District-Level Public Organization. Societies, 16, p.91. </w:t>
      </w:r>
      <w:hyperlink r:id="rId23" w:history="1">
        <w:r w:rsidRPr="002466C6">
          <w:rPr>
            <w:rStyle w:val="Hyperlink"/>
            <w:rFonts w:ascii="Arial" w:hAnsi="Arial" w:cs="Arial"/>
          </w:rPr>
          <w:t>https://doi.org/10.3390/soc16030091</w:t>
        </w:r>
      </w:hyperlink>
    </w:p>
    <w:p w14:paraId="5BBA2C70" w14:textId="77777777" w:rsidR="002466C6" w:rsidRDefault="002466C6" w:rsidP="002466C6">
      <w:pPr>
        <w:pStyle w:val="ListParagraph"/>
        <w:spacing w:before="120" w:after="120"/>
        <w:rPr>
          <w:rFonts w:ascii="Arial" w:hAnsi="Arial" w:cs="Arial"/>
        </w:rPr>
      </w:pPr>
    </w:p>
    <w:p w14:paraId="0D40811A" w14:textId="7FC8B23F" w:rsidR="003057E9" w:rsidRPr="002466C6" w:rsidRDefault="003057E9" w:rsidP="002466C6">
      <w:pPr>
        <w:pStyle w:val="ListParagraph"/>
        <w:numPr>
          <w:ilvl w:val="0"/>
          <w:numId w:val="18"/>
        </w:numPr>
        <w:spacing w:before="120" w:after="120"/>
        <w:rPr>
          <w:rFonts w:ascii="Arial" w:hAnsi="Arial" w:cs="Arial"/>
        </w:rPr>
      </w:pPr>
      <w:r w:rsidRPr="002466C6">
        <w:rPr>
          <w:rFonts w:ascii="Arial" w:hAnsi="Arial" w:cs="Arial"/>
        </w:rPr>
        <w:t xml:space="preserve">Alfitrah, D.A. &amp; Leegowo, N., 2026. Risk Assessment of Healthcare Information Systems in Indonesian Regional Government Hospitals Using ISO 27001:2022. Journal of Computer Science, 22(3), pp.778–786. </w:t>
      </w:r>
      <w:hyperlink r:id="rId24" w:history="1">
        <w:r w:rsidRPr="002466C6">
          <w:rPr>
            <w:rStyle w:val="Hyperlink"/>
            <w:rFonts w:ascii="Arial" w:hAnsi="Arial" w:cs="Arial"/>
          </w:rPr>
          <w:t>https://doi.org/10.3844/jcssp.2026.778.786</w:t>
        </w:r>
      </w:hyperlink>
    </w:p>
    <w:p w14:paraId="11F8B5C4" w14:textId="77777777" w:rsidR="002466C6" w:rsidRDefault="002466C6" w:rsidP="002466C6">
      <w:pPr>
        <w:pStyle w:val="ListParagraph"/>
        <w:spacing w:before="120" w:after="120"/>
        <w:rPr>
          <w:rFonts w:ascii="Arial" w:hAnsi="Arial" w:cs="Arial"/>
        </w:rPr>
      </w:pPr>
    </w:p>
    <w:p w14:paraId="2D2D5EFF" w14:textId="516B0702"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Ntando, Y. &amp; Mofolo, M.A., 2025. Harnessing the Open-systems Theory to Effect Mobile Government: A Systematic Literature Review Study. Journal of Public Administration and Development Alternatives, 10(1), pp.144–158. </w:t>
      </w:r>
      <w:hyperlink r:id="rId25" w:history="1">
        <w:r w:rsidRPr="002466C6">
          <w:rPr>
            <w:rStyle w:val="Hyperlink"/>
            <w:rFonts w:ascii="Arial" w:hAnsi="Arial" w:cs="Arial"/>
          </w:rPr>
          <w:t>https://doi.org/10.55190/JPADA.2025.420</w:t>
        </w:r>
      </w:hyperlink>
    </w:p>
    <w:p w14:paraId="7CC62E98" w14:textId="77777777" w:rsidR="002466C6" w:rsidRDefault="002466C6" w:rsidP="002466C6">
      <w:pPr>
        <w:pStyle w:val="ListParagraph"/>
        <w:spacing w:before="120" w:after="120"/>
        <w:rPr>
          <w:rFonts w:ascii="Arial" w:hAnsi="Arial" w:cs="Arial"/>
        </w:rPr>
      </w:pPr>
    </w:p>
    <w:p w14:paraId="26CF1D80" w14:textId="0D61D21C"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Akwuebu, H. &amp; Ehiane, S.O., 2026. Exploring E-Government in Nigeria and the National E-Government Master Plan. African Journal of Public Administration and Environmental Studies, 5(1), pp.259–283. </w:t>
      </w:r>
      <w:hyperlink r:id="rId26" w:history="1">
        <w:r w:rsidRPr="002466C6">
          <w:rPr>
            <w:rStyle w:val="Hyperlink"/>
            <w:rFonts w:ascii="Arial" w:hAnsi="Arial" w:cs="Arial"/>
          </w:rPr>
          <w:t>https://doi.org/10.31920/2753-3182/2026/v5n1a12</w:t>
        </w:r>
      </w:hyperlink>
    </w:p>
    <w:p w14:paraId="619DB9BD" w14:textId="77777777" w:rsidR="002466C6" w:rsidRDefault="002466C6" w:rsidP="002466C6">
      <w:pPr>
        <w:pStyle w:val="ListParagraph"/>
        <w:spacing w:before="120" w:after="120"/>
        <w:rPr>
          <w:rFonts w:ascii="Arial" w:hAnsi="Arial" w:cs="Arial"/>
        </w:rPr>
      </w:pPr>
    </w:p>
    <w:p w14:paraId="3602C12E" w14:textId="59F686C9"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Gegana, S. &amp; Phahlane, M., 2024. Techniques for effective government service delivery. South African Journal of Information Management, 26(1), p.1782. </w:t>
      </w:r>
      <w:hyperlink r:id="rId27" w:history="1">
        <w:r w:rsidRPr="002466C6">
          <w:rPr>
            <w:rStyle w:val="Hyperlink"/>
            <w:rFonts w:ascii="Arial" w:hAnsi="Arial" w:cs="Arial"/>
          </w:rPr>
          <w:t>https://doi.org/10.4102/sajim.v26i1.1782</w:t>
        </w:r>
      </w:hyperlink>
    </w:p>
    <w:p w14:paraId="3641380E" w14:textId="77777777" w:rsidR="002466C6" w:rsidRDefault="002466C6" w:rsidP="002466C6">
      <w:pPr>
        <w:pStyle w:val="ListParagraph"/>
        <w:spacing w:before="120" w:after="120"/>
        <w:rPr>
          <w:rFonts w:ascii="Arial" w:hAnsi="Arial" w:cs="Arial"/>
        </w:rPr>
      </w:pPr>
    </w:p>
    <w:p w14:paraId="50A3F0D3" w14:textId="7AEB7700"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Shopola, M. &amp; Juta, L., 2024. Political Patronage in South Africa Local Government: Is the Local Government: Municipal Systems Amendment Act </w:t>
      </w:r>
      <w:r w:rsidRPr="002466C6">
        <w:rPr>
          <w:rFonts w:ascii="Arial" w:hAnsi="Arial" w:cs="Arial"/>
        </w:rPr>
        <w:lastRenderedPageBreak/>
        <w:t xml:space="preserve">Helping Matters? </w:t>
      </w:r>
      <w:r w:rsidRPr="002466C6">
        <w:rPr>
          <w:rFonts w:ascii="Arial" w:hAnsi="Arial" w:cs="Arial"/>
          <w:i/>
          <w:iCs/>
        </w:rPr>
        <w:t>Journal of Public Administration</w:t>
      </w:r>
      <w:r w:rsidRPr="002466C6">
        <w:rPr>
          <w:rFonts w:ascii="Arial" w:hAnsi="Arial" w:cs="Arial"/>
        </w:rPr>
        <w:t xml:space="preserve">, 59(1), pp.102–118. </w:t>
      </w:r>
      <w:hyperlink r:id="rId28" w:history="1">
        <w:r w:rsidRPr="002466C6">
          <w:rPr>
            <w:rStyle w:val="Hyperlink"/>
            <w:rFonts w:ascii="Arial" w:hAnsi="Arial" w:cs="Arial"/>
          </w:rPr>
          <w:t>https://doi.org/10.53973/jopa.2024.59.1.a9</w:t>
        </w:r>
      </w:hyperlink>
    </w:p>
    <w:p w14:paraId="3002ED2B" w14:textId="77777777" w:rsidR="002466C6" w:rsidRDefault="002466C6" w:rsidP="002466C6">
      <w:pPr>
        <w:pStyle w:val="ListParagraph"/>
        <w:spacing w:before="120" w:after="120"/>
        <w:rPr>
          <w:rFonts w:ascii="Arial" w:hAnsi="Arial" w:cs="Arial"/>
        </w:rPr>
      </w:pPr>
    </w:p>
    <w:p w14:paraId="7BE5081E" w14:textId="2909CFE7"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Mabinane, L.T. &amp; Edoun, E.I., 2022. Empirical assessment of South Africa’s national government websites for evidence of e-Government growths. African Journal of Science, Technology, Innovation and Development, 14(5), pp.1391–1399. </w:t>
      </w:r>
      <w:hyperlink r:id="rId29" w:history="1">
        <w:r w:rsidRPr="002466C6">
          <w:rPr>
            <w:rStyle w:val="Hyperlink"/>
            <w:rFonts w:ascii="Arial" w:hAnsi="Arial" w:cs="Arial"/>
          </w:rPr>
          <w:t>https://doi.org/10.1080/20421338.2021.1959883</w:t>
        </w:r>
      </w:hyperlink>
    </w:p>
    <w:p w14:paraId="6D0ED7DD" w14:textId="77777777" w:rsidR="002466C6" w:rsidRDefault="002466C6" w:rsidP="002466C6">
      <w:pPr>
        <w:pStyle w:val="ListParagraph"/>
        <w:spacing w:before="120" w:after="120"/>
        <w:rPr>
          <w:rFonts w:ascii="Arial" w:hAnsi="Arial" w:cs="Arial"/>
        </w:rPr>
      </w:pPr>
    </w:p>
    <w:p w14:paraId="1C755485" w14:textId="7879A07D" w:rsidR="002C7737" w:rsidRPr="002466C6" w:rsidRDefault="002C7737" w:rsidP="002466C6">
      <w:pPr>
        <w:pStyle w:val="ListParagraph"/>
        <w:numPr>
          <w:ilvl w:val="0"/>
          <w:numId w:val="18"/>
        </w:numPr>
        <w:spacing w:before="120" w:after="120"/>
        <w:rPr>
          <w:rFonts w:ascii="Arial" w:hAnsi="Arial" w:cs="Arial"/>
        </w:rPr>
      </w:pPr>
      <w:r w:rsidRPr="002466C6">
        <w:rPr>
          <w:rFonts w:ascii="Arial" w:hAnsi="Arial" w:cs="Arial"/>
        </w:rPr>
        <w:t xml:space="preserve">P. Uthayopas &amp; U. Ketprom, 2022. Standard and guideline development for the interoperability of a digital government system. In: </w:t>
      </w:r>
      <w:r w:rsidRPr="002466C6">
        <w:rPr>
          <w:rFonts w:ascii="Arial" w:hAnsi="Arial" w:cs="Arial"/>
          <w:i/>
          <w:iCs/>
        </w:rPr>
        <w:t>2022 International Conference on Digital Government Technology and Innovation (DGTi-CON)</w:t>
      </w:r>
      <w:r w:rsidRPr="002466C6">
        <w:rPr>
          <w:rFonts w:ascii="Arial" w:hAnsi="Arial" w:cs="Arial"/>
        </w:rPr>
        <w:t xml:space="preserve">, Bangkok, Thailand, pp.30–33. </w:t>
      </w:r>
      <w:hyperlink r:id="rId30" w:history="1">
        <w:r w:rsidRPr="002466C6">
          <w:rPr>
            <w:rStyle w:val="Hyperlink"/>
            <w:rFonts w:ascii="Arial" w:hAnsi="Arial" w:cs="Arial"/>
          </w:rPr>
          <w:t>https://doi.org/10.1109/DGTi-CON53875.2022.9849199</w:t>
        </w:r>
      </w:hyperlink>
    </w:p>
    <w:p w14:paraId="640B70C9" w14:textId="77777777" w:rsidR="002C7737" w:rsidRPr="00E370AC" w:rsidRDefault="002C7737" w:rsidP="00E370AC">
      <w:pPr>
        <w:rPr>
          <w:rFonts w:ascii="Arial" w:hAnsi="Arial" w:cs="Arial"/>
        </w:rPr>
      </w:pPr>
    </w:p>
    <w:sectPr w:rsidR="002C7737" w:rsidRPr="00E370AC" w:rsidSect="00DA1F43">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efo Sekgweleo" w:date="2026-06-11T06:22:00Z" w:initials="TS">
    <w:p w14:paraId="4F65CCB4" w14:textId="77777777" w:rsidR="002E1767" w:rsidRDefault="002E1767" w:rsidP="002E1767">
      <w:pPr>
        <w:pStyle w:val="CommentText"/>
      </w:pPr>
      <w:r>
        <w:rPr>
          <w:rStyle w:val="CommentReference"/>
        </w:rPr>
        <w:annotationRef/>
      </w:r>
      <w:r>
        <w:rPr>
          <w:lang w:val="en-US"/>
        </w:rPr>
        <w:t>Please leave this for last, remove it</w:t>
      </w:r>
    </w:p>
  </w:comment>
  <w:comment w:id="3" w:author="Tefo Sekgweleo" w:date="2026-06-11T06:24:00Z" w:initials="TS">
    <w:p w14:paraId="52494CE3" w14:textId="77777777" w:rsidR="002E1767" w:rsidRDefault="002E1767" w:rsidP="002E1767">
      <w:pPr>
        <w:pStyle w:val="CommentText"/>
      </w:pPr>
      <w:r>
        <w:rPr>
          <w:rStyle w:val="CommentReference"/>
        </w:rPr>
        <w:annotationRef/>
      </w:r>
      <w:r>
        <w:rPr>
          <w:lang w:val="en-US"/>
        </w:rPr>
        <w:t>Please right justify your text. Support your claims in the introduction. Cite authors because you got this information from someone else.</w:t>
      </w:r>
    </w:p>
  </w:comment>
  <w:comment w:id="11" w:author="Tefo Sekgweleo" w:date="2026-06-11T06:31:00Z" w:initials="TS">
    <w:p w14:paraId="1D650126" w14:textId="77777777" w:rsidR="002E1767" w:rsidRDefault="002E1767" w:rsidP="002E1767">
      <w:pPr>
        <w:pStyle w:val="CommentText"/>
      </w:pPr>
      <w:r>
        <w:rPr>
          <w:rStyle w:val="CommentReference"/>
        </w:rPr>
        <w:annotationRef/>
      </w:r>
      <w:r>
        <w:rPr>
          <w:lang w:val="en-US"/>
        </w:rPr>
        <w:t>Identify other document management systems and discuss them atleast 2</w:t>
      </w:r>
    </w:p>
  </w:comment>
  <w:comment w:id="15" w:author="Tefo Sekgweleo" w:date="2026-06-11T06:33:00Z" w:initials="TS">
    <w:p w14:paraId="40629193" w14:textId="77777777" w:rsidR="00B75D17" w:rsidRDefault="00B75D17" w:rsidP="00B75D17">
      <w:pPr>
        <w:pStyle w:val="CommentText"/>
      </w:pPr>
      <w:r>
        <w:rPr>
          <w:rStyle w:val="CommentReference"/>
        </w:rPr>
        <w:annotationRef/>
      </w:r>
      <w:r>
        <w:rPr>
          <w:lang w:val="en-US"/>
        </w:rPr>
        <w:t>I don’t agree with this, please remove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65CCB4" w15:done="0"/>
  <w15:commentEx w15:paraId="52494CE3" w15:done="0"/>
  <w15:commentEx w15:paraId="1D650126" w15:done="0"/>
  <w15:commentEx w15:paraId="406291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453A8E" w16cex:dateUtc="2026-06-11T04:22:00Z"/>
  <w16cex:commentExtensible w16cex:durableId="6B635FA5" w16cex:dateUtc="2026-06-11T04:24:00Z"/>
  <w16cex:commentExtensible w16cex:durableId="6CCD4C90" w16cex:dateUtc="2026-06-11T04:31:00Z"/>
  <w16cex:commentExtensible w16cex:durableId="6D31BE17" w16cex:dateUtc="2026-06-11T0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65CCB4" w16cid:durableId="27453A8E"/>
  <w16cid:commentId w16cid:paraId="52494CE3" w16cid:durableId="6B635FA5"/>
  <w16cid:commentId w16cid:paraId="1D650126" w16cid:durableId="6CCD4C90"/>
  <w16cid:commentId w16cid:paraId="40629193" w16cid:durableId="6D31BE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DF21C" w14:textId="77777777" w:rsidR="00960948" w:rsidRDefault="00960948" w:rsidP="003829DF">
      <w:pPr>
        <w:spacing w:after="0" w:line="240" w:lineRule="auto"/>
      </w:pPr>
      <w:r>
        <w:separator/>
      </w:r>
    </w:p>
  </w:endnote>
  <w:endnote w:type="continuationSeparator" w:id="0">
    <w:p w14:paraId="33C25F4A" w14:textId="77777777" w:rsidR="00960948" w:rsidRDefault="00960948" w:rsidP="00382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D2330" w14:textId="77777777" w:rsidR="00960948" w:rsidRDefault="00960948" w:rsidP="003829DF">
      <w:pPr>
        <w:spacing w:after="0" w:line="240" w:lineRule="auto"/>
      </w:pPr>
      <w:r>
        <w:separator/>
      </w:r>
    </w:p>
  </w:footnote>
  <w:footnote w:type="continuationSeparator" w:id="0">
    <w:p w14:paraId="073433CD" w14:textId="77777777" w:rsidR="00960948" w:rsidRDefault="00960948" w:rsidP="003829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2ED"/>
    <w:multiLevelType w:val="hybridMultilevel"/>
    <w:tmpl w:val="60AC0336"/>
    <w:lvl w:ilvl="0" w:tplc="E1AAB27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92E4FDD"/>
    <w:multiLevelType w:val="multilevel"/>
    <w:tmpl w:val="437666B0"/>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6D2F03"/>
    <w:multiLevelType w:val="hybridMultilevel"/>
    <w:tmpl w:val="038EC54A"/>
    <w:lvl w:ilvl="0" w:tplc="45620E4A">
      <w:start w:val="1"/>
      <w:numFmt w:val="decimal"/>
      <w:lvlText w:val="%1."/>
      <w:lvlJc w:val="left"/>
      <w:pPr>
        <w:ind w:left="720" w:hanging="360"/>
      </w:pPr>
      <w:rPr>
        <w:rFonts w:hint="default"/>
        <w:b/>
        <w:sz w:val="28"/>
        <w:szCs w:val="28"/>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AB71E4"/>
    <w:multiLevelType w:val="hybridMultilevel"/>
    <w:tmpl w:val="BA587274"/>
    <w:lvl w:ilvl="0" w:tplc="1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0039FE"/>
    <w:multiLevelType w:val="hybridMultilevel"/>
    <w:tmpl w:val="BE381024"/>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C06F60"/>
    <w:multiLevelType w:val="multilevel"/>
    <w:tmpl w:val="99943D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981125B"/>
    <w:multiLevelType w:val="hybridMultilevel"/>
    <w:tmpl w:val="B456FBF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B4C670D"/>
    <w:multiLevelType w:val="multilevel"/>
    <w:tmpl w:val="99943D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D7E1021"/>
    <w:multiLevelType w:val="hybridMultilevel"/>
    <w:tmpl w:val="2180B852"/>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D8D64C7"/>
    <w:multiLevelType w:val="multilevel"/>
    <w:tmpl w:val="C67E799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8365CCD"/>
    <w:multiLevelType w:val="hybridMultilevel"/>
    <w:tmpl w:val="15768D5C"/>
    <w:lvl w:ilvl="0" w:tplc="1C090013">
      <w:start w:val="1"/>
      <w:numFmt w:val="upperRoman"/>
      <w:lvlText w:val="%1."/>
      <w:lvlJc w:val="righ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B9A7E6B"/>
    <w:multiLevelType w:val="hybridMultilevel"/>
    <w:tmpl w:val="5F220A3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60306F26"/>
    <w:multiLevelType w:val="hybridMultilevel"/>
    <w:tmpl w:val="77BE52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17A55A7"/>
    <w:multiLevelType w:val="multilevel"/>
    <w:tmpl w:val="3E84BDC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48639DD"/>
    <w:multiLevelType w:val="multilevel"/>
    <w:tmpl w:val="677EC42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7AD22A1"/>
    <w:multiLevelType w:val="hybridMultilevel"/>
    <w:tmpl w:val="3E801A32"/>
    <w:lvl w:ilvl="0" w:tplc="1C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752ACB"/>
    <w:multiLevelType w:val="multilevel"/>
    <w:tmpl w:val="B25AD10E"/>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72BC5413"/>
    <w:multiLevelType w:val="hybridMultilevel"/>
    <w:tmpl w:val="58DA31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28312464">
    <w:abstractNumId w:val="14"/>
  </w:num>
  <w:num w:numId="2" w16cid:durableId="1405294867">
    <w:abstractNumId w:val="16"/>
  </w:num>
  <w:num w:numId="3" w16cid:durableId="510336222">
    <w:abstractNumId w:val="9"/>
  </w:num>
  <w:num w:numId="4" w16cid:durableId="1872759607">
    <w:abstractNumId w:val="1"/>
  </w:num>
  <w:num w:numId="5" w16cid:durableId="2069960530">
    <w:abstractNumId w:val="11"/>
  </w:num>
  <w:num w:numId="6" w16cid:durableId="1475486971">
    <w:abstractNumId w:val="13"/>
  </w:num>
  <w:num w:numId="7" w16cid:durableId="1866359979">
    <w:abstractNumId w:val="5"/>
  </w:num>
  <w:num w:numId="8" w16cid:durableId="633098277">
    <w:abstractNumId w:val="7"/>
  </w:num>
  <w:num w:numId="9" w16cid:durableId="1702585978">
    <w:abstractNumId w:val="8"/>
  </w:num>
  <w:num w:numId="10" w16cid:durableId="1307472863">
    <w:abstractNumId w:val="0"/>
  </w:num>
  <w:num w:numId="11" w16cid:durableId="1210996888">
    <w:abstractNumId w:val="6"/>
  </w:num>
  <w:num w:numId="12" w16cid:durableId="1441492332">
    <w:abstractNumId w:val="2"/>
  </w:num>
  <w:num w:numId="13" w16cid:durableId="76220067">
    <w:abstractNumId w:val="4"/>
  </w:num>
  <w:num w:numId="14" w16cid:durableId="972446203">
    <w:abstractNumId w:val="12"/>
  </w:num>
  <w:num w:numId="15" w16cid:durableId="1663196589">
    <w:abstractNumId w:val="10"/>
  </w:num>
  <w:num w:numId="16" w16cid:durableId="559168282">
    <w:abstractNumId w:val="15"/>
  </w:num>
  <w:num w:numId="17" w16cid:durableId="114297805">
    <w:abstractNumId w:val="17"/>
  </w:num>
  <w:num w:numId="18" w16cid:durableId="19664979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fo Sekgweleo">
    <w15:presenceInfo w15:providerId="AD" w15:userId="S::SekgweTG@eskom.co.za::0dac0568-a956-4f8d-9ddb-b65d715c73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D7"/>
    <w:rsid w:val="00017F19"/>
    <w:rsid w:val="00025CBA"/>
    <w:rsid w:val="00081361"/>
    <w:rsid w:val="000B1CD5"/>
    <w:rsid w:val="00127EA7"/>
    <w:rsid w:val="00212572"/>
    <w:rsid w:val="00244B39"/>
    <w:rsid w:val="002466C6"/>
    <w:rsid w:val="002711B7"/>
    <w:rsid w:val="002925DF"/>
    <w:rsid w:val="002A428D"/>
    <w:rsid w:val="002C7737"/>
    <w:rsid w:val="002E1767"/>
    <w:rsid w:val="002E6543"/>
    <w:rsid w:val="002F3E13"/>
    <w:rsid w:val="003057E9"/>
    <w:rsid w:val="00306212"/>
    <w:rsid w:val="003829DF"/>
    <w:rsid w:val="00390A4C"/>
    <w:rsid w:val="0040694E"/>
    <w:rsid w:val="00424892"/>
    <w:rsid w:val="0044365A"/>
    <w:rsid w:val="00443C69"/>
    <w:rsid w:val="00487A1D"/>
    <w:rsid w:val="004A6C4E"/>
    <w:rsid w:val="004D1A31"/>
    <w:rsid w:val="004E2813"/>
    <w:rsid w:val="0051769E"/>
    <w:rsid w:val="00525B38"/>
    <w:rsid w:val="005305A5"/>
    <w:rsid w:val="005467B0"/>
    <w:rsid w:val="005A65B9"/>
    <w:rsid w:val="005C3208"/>
    <w:rsid w:val="005E03D7"/>
    <w:rsid w:val="00625C5C"/>
    <w:rsid w:val="00632AB9"/>
    <w:rsid w:val="006B4688"/>
    <w:rsid w:val="007322D6"/>
    <w:rsid w:val="007F70FB"/>
    <w:rsid w:val="0084170D"/>
    <w:rsid w:val="00862D35"/>
    <w:rsid w:val="008A663E"/>
    <w:rsid w:val="008C7DE9"/>
    <w:rsid w:val="00924E28"/>
    <w:rsid w:val="009346F1"/>
    <w:rsid w:val="00960948"/>
    <w:rsid w:val="00981C56"/>
    <w:rsid w:val="009A4A58"/>
    <w:rsid w:val="009C7192"/>
    <w:rsid w:val="00AF4DC3"/>
    <w:rsid w:val="00B03717"/>
    <w:rsid w:val="00B46ABD"/>
    <w:rsid w:val="00B75D17"/>
    <w:rsid w:val="00B83675"/>
    <w:rsid w:val="00B962DE"/>
    <w:rsid w:val="00BA3117"/>
    <w:rsid w:val="00C059C4"/>
    <w:rsid w:val="00C6212E"/>
    <w:rsid w:val="00D46F1D"/>
    <w:rsid w:val="00DA1F43"/>
    <w:rsid w:val="00DE376E"/>
    <w:rsid w:val="00DF111E"/>
    <w:rsid w:val="00E370AC"/>
    <w:rsid w:val="00E53748"/>
    <w:rsid w:val="00EA2530"/>
    <w:rsid w:val="00F770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5D36D"/>
  <w15:chartTrackingRefBased/>
  <w15:docId w15:val="{D5287FD3-CCA4-4D27-9FA2-F781FA044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5B9"/>
  </w:style>
  <w:style w:type="paragraph" w:styleId="Heading1">
    <w:name w:val="heading 1"/>
    <w:basedOn w:val="Normal"/>
    <w:next w:val="Normal"/>
    <w:link w:val="Heading1Char"/>
    <w:uiPriority w:val="9"/>
    <w:qFormat/>
    <w:rsid w:val="005E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3D7"/>
    <w:rPr>
      <w:rFonts w:eastAsiaTheme="majorEastAsia" w:cstheme="majorBidi"/>
      <w:color w:val="272727" w:themeColor="text1" w:themeTint="D8"/>
    </w:rPr>
  </w:style>
  <w:style w:type="paragraph" w:styleId="Title">
    <w:name w:val="Title"/>
    <w:basedOn w:val="Normal"/>
    <w:next w:val="Normal"/>
    <w:link w:val="TitleChar"/>
    <w:uiPriority w:val="10"/>
    <w:qFormat/>
    <w:rsid w:val="005E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3D7"/>
    <w:pPr>
      <w:spacing w:before="160"/>
      <w:jc w:val="center"/>
    </w:pPr>
    <w:rPr>
      <w:i/>
      <w:iCs/>
      <w:color w:val="404040" w:themeColor="text1" w:themeTint="BF"/>
    </w:rPr>
  </w:style>
  <w:style w:type="character" w:customStyle="1" w:styleId="QuoteChar">
    <w:name w:val="Quote Char"/>
    <w:basedOn w:val="DefaultParagraphFont"/>
    <w:link w:val="Quote"/>
    <w:uiPriority w:val="29"/>
    <w:rsid w:val="005E03D7"/>
    <w:rPr>
      <w:i/>
      <w:iCs/>
      <w:color w:val="404040" w:themeColor="text1" w:themeTint="BF"/>
    </w:rPr>
  </w:style>
  <w:style w:type="paragraph" w:styleId="ListParagraph">
    <w:name w:val="List Paragraph"/>
    <w:basedOn w:val="Normal"/>
    <w:uiPriority w:val="1"/>
    <w:qFormat/>
    <w:rsid w:val="005E03D7"/>
    <w:pPr>
      <w:ind w:left="720"/>
      <w:contextualSpacing/>
    </w:pPr>
  </w:style>
  <w:style w:type="character" w:styleId="IntenseEmphasis">
    <w:name w:val="Intense Emphasis"/>
    <w:basedOn w:val="DefaultParagraphFont"/>
    <w:uiPriority w:val="21"/>
    <w:qFormat/>
    <w:rsid w:val="005E03D7"/>
    <w:rPr>
      <w:i/>
      <w:iCs/>
      <w:color w:val="0F4761" w:themeColor="accent1" w:themeShade="BF"/>
    </w:rPr>
  </w:style>
  <w:style w:type="paragraph" w:styleId="IntenseQuote">
    <w:name w:val="Intense Quote"/>
    <w:basedOn w:val="Normal"/>
    <w:next w:val="Normal"/>
    <w:link w:val="IntenseQuoteChar"/>
    <w:uiPriority w:val="30"/>
    <w:qFormat/>
    <w:rsid w:val="005E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3D7"/>
    <w:rPr>
      <w:i/>
      <w:iCs/>
      <w:color w:val="0F4761" w:themeColor="accent1" w:themeShade="BF"/>
    </w:rPr>
  </w:style>
  <w:style w:type="character" w:styleId="IntenseReference">
    <w:name w:val="Intense Reference"/>
    <w:basedOn w:val="DefaultParagraphFont"/>
    <w:uiPriority w:val="32"/>
    <w:qFormat/>
    <w:rsid w:val="005E03D7"/>
    <w:rPr>
      <w:b/>
      <w:bCs/>
      <w:smallCaps/>
      <w:color w:val="0F4761" w:themeColor="accent1" w:themeShade="BF"/>
      <w:spacing w:val="5"/>
    </w:rPr>
  </w:style>
  <w:style w:type="paragraph" w:styleId="Header">
    <w:name w:val="header"/>
    <w:basedOn w:val="Normal"/>
    <w:link w:val="HeaderChar"/>
    <w:uiPriority w:val="99"/>
    <w:unhideWhenUsed/>
    <w:rsid w:val="00382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29DF"/>
  </w:style>
  <w:style w:type="paragraph" w:styleId="Footer">
    <w:name w:val="footer"/>
    <w:basedOn w:val="Normal"/>
    <w:link w:val="FooterChar"/>
    <w:uiPriority w:val="99"/>
    <w:unhideWhenUsed/>
    <w:rsid w:val="00382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29DF"/>
  </w:style>
  <w:style w:type="paragraph" w:styleId="NoSpacing">
    <w:name w:val="No Spacing"/>
    <w:link w:val="NoSpacingChar"/>
    <w:uiPriority w:val="1"/>
    <w:qFormat/>
    <w:rsid w:val="00DA1F4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A1F43"/>
    <w:rPr>
      <w:rFonts w:eastAsiaTheme="minorEastAsia"/>
      <w:kern w:val="0"/>
      <w:sz w:val="22"/>
      <w:szCs w:val="22"/>
      <w:lang w:val="en-US"/>
      <w14:ligatures w14:val="none"/>
    </w:rPr>
  </w:style>
  <w:style w:type="character" w:styleId="Hyperlink">
    <w:name w:val="Hyperlink"/>
    <w:basedOn w:val="DefaultParagraphFont"/>
    <w:uiPriority w:val="99"/>
    <w:unhideWhenUsed/>
    <w:rsid w:val="002C7737"/>
    <w:rPr>
      <w:color w:val="467886" w:themeColor="hyperlink"/>
      <w:u w:val="single"/>
    </w:rPr>
  </w:style>
  <w:style w:type="character" w:styleId="UnresolvedMention">
    <w:name w:val="Unresolved Mention"/>
    <w:basedOn w:val="DefaultParagraphFont"/>
    <w:uiPriority w:val="99"/>
    <w:semiHidden/>
    <w:unhideWhenUsed/>
    <w:rsid w:val="002C7737"/>
    <w:rPr>
      <w:color w:val="605E5C"/>
      <w:shd w:val="clear" w:color="auto" w:fill="E1DFDD"/>
    </w:rPr>
  </w:style>
  <w:style w:type="character" w:styleId="FollowedHyperlink">
    <w:name w:val="FollowedHyperlink"/>
    <w:basedOn w:val="DefaultParagraphFont"/>
    <w:uiPriority w:val="99"/>
    <w:semiHidden/>
    <w:unhideWhenUsed/>
    <w:rsid w:val="009346F1"/>
    <w:rPr>
      <w:color w:val="96607D" w:themeColor="followedHyperlink"/>
      <w:u w:val="single"/>
    </w:rPr>
  </w:style>
  <w:style w:type="paragraph" w:styleId="Revision">
    <w:name w:val="Revision"/>
    <w:hidden/>
    <w:uiPriority w:val="99"/>
    <w:semiHidden/>
    <w:rsid w:val="002E1767"/>
    <w:pPr>
      <w:spacing w:after="0" w:line="240" w:lineRule="auto"/>
    </w:pPr>
  </w:style>
  <w:style w:type="character" w:styleId="CommentReference">
    <w:name w:val="annotation reference"/>
    <w:basedOn w:val="DefaultParagraphFont"/>
    <w:uiPriority w:val="99"/>
    <w:semiHidden/>
    <w:unhideWhenUsed/>
    <w:rsid w:val="002E1767"/>
    <w:rPr>
      <w:sz w:val="16"/>
      <w:szCs w:val="16"/>
    </w:rPr>
  </w:style>
  <w:style w:type="paragraph" w:styleId="CommentText">
    <w:name w:val="annotation text"/>
    <w:basedOn w:val="Normal"/>
    <w:link w:val="CommentTextChar"/>
    <w:uiPriority w:val="99"/>
    <w:unhideWhenUsed/>
    <w:rsid w:val="002E1767"/>
    <w:pPr>
      <w:spacing w:line="240" w:lineRule="auto"/>
    </w:pPr>
    <w:rPr>
      <w:sz w:val="20"/>
      <w:szCs w:val="20"/>
    </w:rPr>
  </w:style>
  <w:style w:type="character" w:customStyle="1" w:styleId="CommentTextChar">
    <w:name w:val="Comment Text Char"/>
    <w:basedOn w:val="DefaultParagraphFont"/>
    <w:link w:val="CommentText"/>
    <w:uiPriority w:val="99"/>
    <w:rsid w:val="002E1767"/>
    <w:rPr>
      <w:sz w:val="20"/>
      <w:szCs w:val="20"/>
    </w:rPr>
  </w:style>
  <w:style w:type="paragraph" w:styleId="CommentSubject">
    <w:name w:val="annotation subject"/>
    <w:basedOn w:val="CommentText"/>
    <w:next w:val="CommentText"/>
    <w:link w:val="CommentSubjectChar"/>
    <w:uiPriority w:val="99"/>
    <w:semiHidden/>
    <w:unhideWhenUsed/>
    <w:rsid w:val="002E1767"/>
    <w:rPr>
      <w:b/>
      <w:bCs/>
    </w:rPr>
  </w:style>
  <w:style w:type="character" w:customStyle="1" w:styleId="CommentSubjectChar">
    <w:name w:val="Comment Subject Char"/>
    <w:basedOn w:val="CommentTextChar"/>
    <w:link w:val="CommentSubject"/>
    <w:uiPriority w:val="99"/>
    <w:semiHidden/>
    <w:rsid w:val="002E17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doi.org/10.1109/CITSM64103.2024.10775503" TargetMode="External"/><Relationship Id="rId26" Type="http://schemas.openxmlformats.org/officeDocument/2006/relationships/hyperlink" Target="https://doi.org/10.31920/2753-3182/2026/v5n1a12" TargetMode="External"/><Relationship Id="rId3" Type="http://schemas.openxmlformats.org/officeDocument/2006/relationships/numbering" Target="numbering.xml"/><Relationship Id="rId21" Type="http://schemas.openxmlformats.org/officeDocument/2006/relationships/hyperlink" Target="https://doi.org/10.2478/acss-2026-0002" TargetMode="Externa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yperlink" Target="https://doi.org/10.56334/sei/5.3.7" TargetMode="External"/><Relationship Id="rId25" Type="http://schemas.openxmlformats.org/officeDocument/2006/relationships/hyperlink" Target="https://doi.org/10.55190/JPADA.2025.42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109/INCITEST64888.2024.11121522" TargetMode="External"/><Relationship Id="rId20" Type="http://schemas.openxmlformats.org/officeDocument/2006/relationships/hyperlink" Target="https://doi.org/10.1109/ICISS50791.2020.9307535" TargetMode="External"/><Relationship Id="rId29" Type="http://schemas.openxmlformats.org/officeDocument/2006/relationships/hyperlink" Target="https://doi.org/10.1080/20421338.2021.195988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hyperlink" Target="https://doi.org/10.3844/jcssp.2026.778.786" TargetMode="External"/><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hyperlink" Target="https://doi.org/10.4314/jsasa.v58i.13" TargetMode="External"/><Relationship Id="rId23" Type="http://schemas.openxmlformats.org/officeDocument/2006/relationships/hyperlink" Target="https://doi.org/10.3390/soc16030091" TargetMode="External"/><Relationship Id="rId28" Type="http://schemas.openxmlformats.org/officeDocument/2006/relationships/hyperlink" Target="https://doi.org/10.53973/jopa.2024.59.1.a9" TargetMode="External"/><Relationship Id="rId10" Type="http://schemas.openxmlformats.org/officeDocument/2006/relationships/comments" Target="comments.xml"/><Relationship Id="rId19" Type="http://schemas.openxmlformats.org/officeDocument/2006/relationships/hyperlink" Target="https://doi.org/10.1109/IISA59645.2023.10345955"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oi.org/10.1109/ICEDEG65568.2025.11081605" TargetMode="External"/><Relationship Id="rId22" Type="http://schemas.openxmlformats.org/officeDocument/2006/relationships/hyperlink" Target="https://doi.org/10.3390/su152115212" TargetMode="External"/><Relationship Id="rId27" Type="http://schemas.openxmlformats.org/officeDocument/2006/relationships/hyperlink" Target="https://doi.org/10.4102/sajim.v26i1.1782" TargetMode="External"/><Relationship Id="rId30" Type="http://schemas.openxmlformats.org/officeDocument/2006/relationships/hyperlink" Target="https://doi.org/10.1109/DGTi-CON53875.2022.9849199"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digitization of public administration is a fundamental shift from traditional paper-heavy models toward integrated digital infrastructures. 
(Zabukovšek, 2023).</Abstract>
  <CompanyAddress/>
  <CompanyPhone/>
  <CompanyFax/>
  <CompanyEmail>219149364@mycput.ac.za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00A5A4-C6DC-49CD-B16E-818233C5B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12</Pages>
  <Words>3675</Words>
  <Characters>24917</Characters>
  <Application>Microsoft Office Word</Application>
  <DocSecurity>0</DocSecurity>
  <Lines>519</Lines>
  <Paragraphs>291</Paragraphs>
  <ScaleCrop>false</ScaleCrop>
  <HeadingPairs>
    <vt:vector size="2" baseType="variant">
      <vt:variant>
        <vt:lpstr>Title</vt:lpstr>
      </vt:variant>
      <vt:variant>
        <vt:i4>1</vt:i4>
      </vt:variant>
    </vt:vector>
  </HeadingPairs>
  <TitlesOfParts>
    <vt:vector size="1" baseType="lpstr">
      <vt:lpstr>Secure Scalable Document Management System for Government’s Home Affairs</vt:lpstr>
    </vt:vector>
  </TitlesOfParts>
  <Company/>
  <LinksUpToDate>false</LinksUpToDate>
  <CharactersWithSpaces>28301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Scalable Document Management System for Government’s Home Affairs</dc:title>
  <dc:subject>CAPSTONE RESEARCH REPORT</dc:subject>
  <dc:creator>Sabelo Kama</dc:creator>
  <cp:keywords/>
  <dc:description/>
  <cp:lastModifiedBy>Tefo Sekgweleo</cp:lastModifiedBy>
  <cp:revision>14</cp:revision>
  <dcterms:created xsi:type="dcterms:W3CDTF">2026-04-15T17:55:00Z</dcterms:created>
  <dcterms:modified xsi:type="dcterms:W3CDTF">2026-06-11T04:35:00Z</dcterms:modified>
</cp:coreProperties>
</file>